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8665" w14:textId="46CEB7B1" w:rsidR="008E3AAC" w:rsidRPr="00F247A5" w:rsidRDefault="00673ADF">
      <w:pPr>
        <w:spacing w:after="0" w:line="240" w:lineRule="auto"/>
        <w:contextualSpacing/>
        <w:jc w:val="center"/>
        <w:rPr>
          <w:b/>
          <w:sz w:val="28"/>
          <w:szCs w:val="28"/>
        </w:rPr>
      </w:pPr>
      <w:r w:rsidRPr="00F247A5">
        <w:rPr>
          <w:b/>
          <w:sz w:val="28"/>
          <w:szCs w:val="28"/>
        </w:rPr>
        <w:t>CỘNG HÒA XÃ HỘI CHỦ NGHĨA VIỆT NAM</w:t>
      </w:r>
    </w:p>
    <w:p w14:paraId="17E88B83" w14:textId="0369D8E5" w:rsidR="008E3AAC" w:rsidRPr="00F247A5" w:rsidRDefault="00673ADF">
      <w:pPr>
        <w:spacing w:after="0" w:line="240" w:lineRule="auto"/>
        <w:contextualSpacing/>
        <w:jc w:val="center"/>
        <w:rPr>
          <w:b/>
          <w:sz w:val="28"/>
          <w:szCs w:val="28"/>
        </w:rPr>
      </w:pPr>
      <w:proofErr w:type="spellStart"/>
      <w:r w:rsidRPr="00F247A5">
        <w:rPr>
          <w:b/>
          <w:sz w:val="28"/>
          <w:szCs w:val="28"/>
        </w:rPr>
        <w:t>Độc</w:t>
      </w:r>
      <w:proofErr w:type="spellEnd"/>
      <w:r w:rsidRPr="00F247A5">
        <w:rPr>
          <w:b/>
          <w:sz w:val="28"/>
          <w:szCs w:val="28"/>
        </w:rPr>
        <w:t xml:space="preserve"> </w:t>
      </w:r>
      <w:proofErr w:type="spellStart"/>
      <w:r w:rsidRPr="00F247A5">
        <w:rPr>
          <w:b/>
          <w:sz w:val="28"/>
          <w:szCs w:val="28"/>
        </w:rPr>
        <w:t>lập</w:t>
      </w:r>
      <w:proofErr w:type="spellEnd"/>
      <w:r w:rsidRPr="00F247A5">
        <w:rPr>
          <w:b/>
          <w:sz w:val="28"/>
          <w:szCs w:val="28"/>
        </w:rPr>
        <w:t xml:space="preserve"> – </w:t>
      </w:r>
      <w:proofErr w:type="spellStart"/>
      <w:r w:rsidRPr="00F247A5">
        <w:rPr>
          <w:b/>
          <w:sz w:val="28"/>
          <w:szCs w:val="28"/>
        </w:rPr>
        <w:t>Tự</w:t>
      </w:r>
      <w:proofErr w:type="spellEnd"/>
      <w:r w:rsidRPr="00F247A5">
        <w:rPr>
          <w:b/>
          <w:sz w:val="28"/>
          <w:szCs w:val="28"/>
        </w:rPr>
        <w:t xml:space="preserve"> do – </w:t>
      </w:r>
      <w:proofErr w:type="spellStart"/>
      <w:r w:rsidRPr="00F247A5">
        <w:rPr>
          <w:b/>
          <w:sz w:val="28"/>
          <w:szCs w:val="28"/>
        </w:rPr>
        <w:t>Hạnh</w:t>
      </w:r>
      <w:proofErr w:type="spellEnd"/>
      <w:r w:rsidRPr="00F247A5">
        <w:rPr>
          <w:b/>
          <w:sz w:val="28"/>
          <w:szCs w:val="28"/>
        </w:rPr>
        <w:t xml:space="preserve"> </w:t>
      </w:r>
      <w:proofErr w:type="spellStart"/>
      <w:r w:rsidRPr="00F247A5">
        <w:rPr>
          <w:b/>
          <w:sz w:val="28"/>
          <w:szCs w:val="28"/>
        </w:rPr>
        <w:t>phúc</w:t>
      </w:r>
      <w:proofErr w:type="spellEnd"/>
    </w:p>
    <w:p w14:paraId="5EC7F51D" w14:textId="7F6CEA6A" w:rsidR="008E3AAC" w:rsidRPr="00F247A5" w:rsidRDefault="00E7093C">
      <w:pPr>
        <w:jc w:val="center"/>
        <w:rPr>
          <w:sz w:val="28"/>
          <w:szCs w:val="28"/>
        </w:rPr>
      </w:pPr>
      <w:r w:rsidRPr="00F247A5">
        <w:rPr>
          <w:b/>
          <w:noProof/>
          <w:sz w:val="28"/>
          <w:szCs w:val="28"/>
          <w:lang w:eastAsia="en-US"/>
        </w:rPr>
        <mc:AlternateContent>
          <mc:Choice Requires="wps">
            <w:drawing>
              <wp:anchor distT="0" distB="0" distL="114300" distR="114300" simplePos="0" relativeHeight="251655680" behindDoc="0" locked="0" layoutInCell="1" allowOverlap="1" wp14:anchorId="6F019AEB" wp14:editId="5EB6BC5D">
                <wp:simplePos x="0" y="0"/>
                <wp:positionH relativeFrom="column">
                  <wp:posOffset>1829435</wp:posOffset>
                </wp:positionH>
                <wp:positionV relativeFrom="paragraph">
                  <wp:posOffset>11099</wp:posOffset>
                </wp:positionV>
                <wp:extent cx="218506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5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3B703"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05pt,.85pt" to="316.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"/>
            </w:pict>
          </mc:Fallback>
        </mc:AlternateContent>
      </w:r>
    </w:p>
    <w:p w14:paraId="1974AD7C" w14:textId="77777777" w:rsidR="002143A2" w:rsidRPr="00F247A5" w:rsidRDefault="00673ADF">
      <w:pPr>
        <w:spacing w:after="120" w:line="240" w:lineRule="auto"/>
        <w:contextualSpacing/>
        <w:jc w:val="center"/>
        <w:rPr>
          <w:b/>
          <w:sz w:val="28"/>
          <w:szCs w:val="28"/>
        </w:rPr>
      </w:pPr>
      <w:r w:rsidRPr="00F247A5">
        <w:rPr>
          <w:b/>
          <w:sz w:val="28"/>
          <w:szCs w:val="28"/>
        </w:rPr>
        <w:t>HỢP ĐỒNG</w:t>
      </w:r>
    </w:p>
    <w:p w14:paraId="55C0435D" w14:textId="3FB9F4EB" w:rsidR="008E3AAC" w:rsidRPr="00F247A5" w:rsidRDefault="0028524E">
      <w:pPr>
        <w:spacing w:after="120" w:line="240" w:lineRule="auto"/>
        <w:contextualSpacing/>
        <w:jc w:val="center"/>
        <w:rPr>
          <w:b/>
          <w:sz w:val="28"/>
          <w:szCs w:val="28"/>
        </w:rPr>
      </w:pPr>
      <w:r w:rsidRPr="00F247A5">
        <w:rPr>
          <w:b/>
          <w:sz w:val="28"/>
          <w:szCs w:val="28"/>
        </w:rPr>
        <w:t xml:space="preserve">Cung </w:t>
      </w:r>
      <w:proofErr w:type="spellStart"/>
      <w:r w:rsidRPr="00F247A5">
        <w:rPr>
          <w:b/>
          <w:sz w:val="28"/>
          <w:szCs w:val="28"/>
        </w:rPr>
        <w:t>cấp</w:t>
      </w:r>
      <w:proofErr w:type="spellEnd"/>
      <w:r w:rsidRPr="00F247A5">
        <w:rPr>
          <w:b/>
          <w:sz w:val="28"/>
          <w:szCs w:val="28"/>
        </w:rPr>
        <w:t xml:space="preserve"> </w:t>
      </w:r>
      <w:proofErr w:type="spellStart"/>
      <w:r w:rsidR="001E7AF4" w:rsidRPr="00F247A5">
        <w:rPr>
          <w:b/>
          <w:sz w:val="28"/>
          <w:szCs w:val="28"/>
        </w:rPr>
        <w:t>sản</w:t>
      </w:r>
      <w:proofErr w:type="spellEnd"/>
      <w:r w:rsidR="001E7AF4" w:rsidRPr="00F247A5">
        <w:rPr>
          <w:b/>
          <w:sz w:val="28"/>
          <w:szCs w:val="28"/>
        </w:rPr>
        <w:t xml:space="preserve"> </w:t>
      </w:r>
      <w:proofErr w:type="spellStart"/>
      <w:r w:rsidR="001E7AF4" w:rsidRPr="00F247A5">
        <w:rPr>
          <w:b/>
          <w:sz w:val="28"/>
          <w:szCs w:val="28"/>
        </w:rPr>
        <w:t>phẩm</w:t>
      </w:r>
      <w:proofErr w:type="spellEnd"/>
      <w:r w:rsidR="001E7AF4" w:rsidRPr="00F247A5">
        <w:rPr>
          <w:b/>
          <w:sz w:val="28"/>
          <w:szCs w:val="28"/>
        </w:rPr>
        <w:t xml:space="preserve">, </w:t>
      </w:r>
      <w:r w:rsidRPr="00F247A5">
        <w:rPr>
          <w:b/>
          <w:sz w:val="28"/>
          <w:szCs w:val="28"/>
        </w:rPr>
        <w:t xml:space="preserve">dịch </w:t>
      </w:r>
      <w:proofErr w:type="spellStart"/>
      <w:r w:rsidRPr="00F247A5">
        <w:rPr>
          <w:b/>
          <w:sz w:val="28"/>
          <w:szCs w:val="28"/>
        </w:rPr>
        <w:t>vụ</w:t>
      </w:r>
      <w:proofErr w:type="spellEnd"/>
      <w:r w:rsidR="00673ADF" w:rsidRPr="00F247A5">
        <w:rPr>
          <w:b/>
          <w:sz w:val="28"/>
          <w:szCs w:val="28"/>
        </w:rPr>
        <w:t xml:space="preserve"> </w:t>
      </w:r>
      <w:proofErr w:type="spellStart"/>
      <w:r w:rsidR="001E7AF4" w:rsidRPr="00F247A5">
        <w:rPr>
          <w:b/>
          <w:sz w:val="28"/>
          <w:szCs w:val="28"/>
        </w:rPr>
        <w:t>từ</w:t>
      </w:r>
      <w:proofErr w:type="spellEnd"/>
      <w:r w:rsidR="00E43E73" w:rsidRPr="00F247A5">
        <w:rPr>
          <w:b/>
          <w:sz w:val="28"/>
          <w:szCs w:val="28"/>
        </w:rPr>
        <w:t xml:space="preserve"> </w:t>
      </w:r>
      <w:proofErr w:type="spellStart"/>
      <w:r w:rsidR="00E43E73" w:rsidRPr="00F247A5">
        <w:rPr>
          <w:b/>
          <w:sz w:val="28"/>
          <w:szCs w:val="28"/>
        </w:rPr>
        <w:t>Hệ</w:t>
      </w:r>
      <w:proofErr w:type="spellEnd"/>
      <w:r w:rsidR="00E43E73" w:rsidRPr="00F247A5">
        <w:rPr>
          <w:b/>
          <w:sz w:val="28"/>
          <w:szCs w:val="28"/>
        </w:rPr>
        <w:t xml:space="preserve"> </w:t>
      </w:r>
      <w:proofErr w:type="spellStart"/>
      <w:r w:rsidR="00E43E73" w:rsidRPr="00F247A5">
        <w:rPr>
          <w:b/>
          <w:sz w:val="28"/>
          <w:szCs w:val="28"/>
        </w:rPr>
        <w:t>thống</w:t>
      </w:r>
      <w:proofErr w:type="spellEnd"/>
      <w:r w:rsidR="00E43E73" w:rsidRPr="00F247A5">
        <w:rPr>
          <w:b/>
          <w:sz w:val="28"/>
          <w:szCs w:val="28"/>
        </w:rPr>
        <w:t xml:space="preserve"> </w:t>
      </w:r>
      <w:proofErr w:type="spellStart"/>
      <w:r w:rsidR="001E7AF4" w:rsidRPr="00F247A5">
        <w:rPr>
          <w:b/>
          <w:sz w:val="28"/>
          <w:szCs w:val="28"/>
        </w:rPr>
        <w:t>xác</w:t>
      </w:r>
      <w:proofErr w:type="spellEnd"/>
      <w:r w:rsidR="001E7AF4" w:rsidRPr="00F247A5">
        <w:rPr>
          <w:b/>
          <w:sz w:val="28"/>
          <w:szCs w:val="28"/>
        </w:rPr>
        <w:t xml:space="preserve"> thực </w:t>
      </w:r>
      <w:proofErr w:type="spellStart"/>
      <w:r w:rsidR="001E7AF4" w:rsidRPr="00F247A5">
        <w:rPr>
          <w:b/>
          <w:sz w:val="28"/>
          <w:szCs w:val="28"/>
        </w:rPr>
        <w:t>điện</w:t>
      </w:r>
      <w:proofErr w:type="spellEnd"/>
      <w:r w:rsidR="001E7AF4" w:rsidRPr="00F247A5">
        <w:rPr>
          <w:b/>
          <w:sz w:val="28"/>
          <w:szCs w:val="28"/>
        </w:rPr>
        <w:t xml:space="preserve"> </w:t>
      </w:r>
      <w:proofErr w:type="spellStart"/>
      <w:r w:rsidR="001E7AF4" w:rsidRPr="00F247A5">
        <w:rPr>
          <w:b/>
          <w:sz w:val="28"/>
          <w:szCs w:val="28"/>
        </w:rPr>
        <w:t>tử</w:t>
      </w:r>
      <w:proofErr w:type="spellEnd"/>
    </w:p>
    <w:p w14:paraId="2F8ED265" w14:textId="18FFF001" w:rsidR="008E3AAC" w:rsidRPr="00F247A5" w:rsidRDefault="00E7093C">
      <w:pPr>
        <w:spacing w:after="120" w:line="240" w:lineRule="auto"/>
        <w:contextualSpacing/>
        <w:jc w:val="center"/>
        <w:rPr>
          <w:b/>
          <w:sz w:val="27"/>
          <w:szCs w:val="27"/>
        </w:rPr>
      </w:pPr>
      <w:r w:rsidRPr="00F247A5">
        <w:rPr>
          <w:b/>
          <w:noProof/>
          <w:sz w:val="27"/>
          <w:szCs w:val="27"/>
          <w:lang w:eastAsia="en-US"/>
        </w:rPr>
        <mc:AlternateContent>
          <mc:Choice Requires="wps">
            <w:drawing>
              <wp:anchor distT="0" distB="0" distL="114300" distR="114300" simplePos="0" relativeHeight="251658752" behindDoc="0" locked="0" layoutInCell="1" allowOverlap="1" wp14:anchorId="58796981" wp14:editId="1641E397">
                <wp:simplePos x="0" y="0"/>
                <wp:positionH relativeFrom="column">
                  <wp:posOffset>2142490</wp:posOffset>
                </wp:positionH>
                <wp:positionV relativeFrom="paragraph">
                  <wp:posOffset>44145</wp:posOffset>
                </wp:positionV>
                <wp:extent cx="1602029" cy="0"/>
                <wp:effectExtent l="0" t="0" r="1778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20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DE826"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pt,3.5pt" to="294.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"/>
            </w:pict>
          </mc:Fallback>
        </mc:AlternateContent>
      </w:r>
    </w:p>
    <w:p w14:paraId="2DB2EFFF" w14:textId="237DDC1D" w:rsidR="008E3AAC" w:rsidRPr="00F247A5" w:rsidRDefault="00673ADF">
      <w:pPr>
        <w:jc w:val="center"/>
        <w:rPr>
          <w:sz w:val="28"/>
          <w:szCs w:val="28"/>
        </w:rPr>
      </w:pPr>
      <w:proofErr w:type="spellStart"/>
      <w:proofErr w:type="gramStart"/>
      <w:r w:rsidRPr="00F247A5">
        <w:rPr>
          <w:sz w:val="28"/>
        </w:rPr>
        <w:t>Số</w:t>
      </w:r>
      <w:proofErr w:type="spellEnd"/>
      <w:r w:rsidRPr="00F247A5">
        <w:rPr>
          <w:sz w:val="28"/>
        </w:rPr>
        <w:t>:……..</w:t>
      </w:r>
      <w:proofErr w:type="gramEnd"/>
      <w:r w:rsidR="00E43043">
        <w:rPr>
          <w:sz w:val="28"/>
        </w:rPr>
        <w:t>/2</w:t>
      </w:r>
      <w:r w:rsidR="00CA20CC">
        <w:rPr>
          <w:sz w:val="28"/>
        </w:rPr>
        <w:t>02</w:t>
      </w:r>
      <w:ins w:id="0" w:author="Admin_rw" w:date="2025-05-19T16:07:00Z">
        <w:r w:rsidR="00B701D6">
          <w:rPr>
            <w:sz w:val="28"/>
            <w:lang w:val="vi-VN"/>
          </w:rPr>
          <w:t>5</w:t>
        </w:r>
      </w:ins>
      <w:del w:id="1" w:author="Admin_rw" w:date="2025-05-19T16:07:00Z">
        <w:r w:rsidR="00CA20CC" w:rsidDel="00B701D6">
          <w:rPr>
            <w:sz w:val="28"/>
          </w:rPr>
          <w:delText>4</w:delText>
        </w:r>
      </w:del>
      <w:r w:rsidRPr="00F247A5">
        <w:rPr>
          <w:sz w:val="28"/>
        </w:rPr>
        <w:t>/</w:t>
      </w:r>
      <w:r w:rsidRPr="00F247A5">
        <w:rPr>
          <w:sz w:val="28"/>
          <w:szCs w:val="28"/>
        </w:rPr>
        <w:t>HĐ</w:t>
      </w:r>
      <w:r w:rsidR="007032EA" w:rsidRPr="00F247A5">
        <w:rPr>
          <w:sz w:val="28"/>
          <w:szCs w:val="28"/>
        </w:rPr>
        <w:t>DV</w:t>
      </w:r>
      <w:r w:rsidRPr="00F247A5">
        <w:rPr>
          <w:sz w:val="28"/>
        </w:rPr>
        <w:t>/</w:t>
      </w:r>
      <w:r w:rsidR="007032EA" w:rsidRPr="00F247A5">
        <w:rPr>
          <w:sz w:val="28"/>
          <w:szCs w:val="28"/>
        </w:rPr>
        <w:t>RAR</w:t>
      </w:r>
      <w:r w:rsidR="00DD7ED8" w:rsidRPr="00F247A5">
        <w:rPr>
          <w:sz w:val="28"/>
          <w:szCs w:val="28"/>
        </w:rPr>
        <w:t xml:space="preserve"> </w:t>
      </w:r>
      <w:r w:rsidR="002F4AB4" w:rsidRPr="00F247A5">
        <w:rPr>
          <w:sz w:val="28"/>
          <w:szCs w:val="28"/>
        </w:rPr>
        <w:t>-</w:t>
      </w:r>
      <w:r w:rsidR="00FC6536">
        <w:rPr>
          <w:sz w:val="28"/>
          <w:szCs w:val="28"/>
        </w:rPr>
        <w:t>…</w:t>
      </w:r>
    </w:p>
    <w:p w14:paraId="32B755B5" w14:textId="181DD035" w:rsidR="00E7093C" w:rsidRPr="00F247A5" w:rsidRDefault="00E7093C" w:rsidP="00152867">
      <w:pPr>
        <w:spacing w:before="80" w:after="0" w:line="240" w:lineRule="auto"/>
        <w:ind w:firstLine="720"/>
        <w:jc w:val="both"/>
        <w:rPr>
          <w:noProof/>
          <w:sz w:val="28"/>
          <w:szCs w:val="28"/>
        </w:rPr>
      </w:pPr>
      <w:r w:rsidRPr="00F247A5">
        <w:rPr>
          <w:noProof/>
          <w:sz w:val="28"/>
          <w:szCs w:val="28"/>
          <w:lang w:val="vi-VN"/>
        </w:rPr>
        <w:t>Căn cứ Bộ Luật Dân sự số 91/2015/QH13 ngày 24/11/2015</w:t>
      </w:r>
      <w:r w:rsidR="00D058D2" w:rsidRPr="00F247A5">
        <w:rPr>
          <w:noProof/>
          <w:sz w:val="28"/>
          <w:szCs w:val="28"/>
        </w:rPr>
        <w:t xml:space="preserve"> </w:t>
      </w:r>
      <w:r w:rsidR="00D058D2" w:rsidRPr="00F247A5">
        <w:rPr>
          <w:noProof/>
          <w:sz w:val="28"/>
          <w:szCs w:val="28"/>
          <w:lang w:val="vi-VN"/>
        </w:rPr>
        <w:t>và các văn bản hướng dẫn thi hành;</w:t>
      </w:r>
    </w:p>
    <w:p w14:paraId="67B10058" w14:textId="179A5B49" w:rsidR="00AC13A6" w:rsidRPr="00F247A5" w:rsidRDefault="00AC13A6" w:rsidP="00152867">
      <w:pPr>
        <w:spacing w:before="80" w:after="0" w:line="240" w:lineRule="auto"/>
        <w:ind w:firstLine="720"/>
        <w:jc w:val="both"/>
        <w:rPr>
          <w:noProof/>
          <w:sz w:val="28"/>
          <w:szCs w:val="28"/>
        </w:rPr>
      </w:pPr>
      <w:r w:rsidRPr="00F247A5">
        <w:rPr>
          <w:noProof/>
          <w:sz w:val="28"/>
          <w:szCs w:val="28"/>
        </w:rPr>
        <w:t>Căn cứ Luật Thương mại số 36/2005/QH11 ngày 14/06/2005</w:t>
      </w:r>
      <w:r w:rsidR="009A29F6" w:rsidRPr="00F247A5">
        <w:rPr>
          <w:noProof/>
          <w:sz w:val="28"/>
          <w:szCs w:val="28"/>
        </w:rPr>
        <w:t xml:space="preserve"> </w:t>
      </w:r>
      <w:r w:rsidR="009A29F6" w:rsidRPr="00F247A5">
        <w:rPr>
          <w:noProof/>
          <w:sz w:val="28"/>
          <w:szCs w:val="28"/>
          <w:lang w:val="vi-VN"/>
        </w:rPr>
        <w:t>và các văn bản hướng dẫn thi hành;</w:t>
      </w:r>
    </w:p>
    <w:p w14:paraId="3E5FD14D" w14:textId="5E6BAFF9" w:rsidR="00E7093C" w:rsidRPr="00F247A5" w:rsidRDefault="00E7093C" w:rsidP="00152867">
      <w:pPr>
        <w:spacing w:before="80" w:after="0" w:line="240" w:lineRule="auto"/>
        <w:ind w:firstLine="720"/>
        <w:jc w:val="both"/>
        <w:rPr>
          <w:noProof/>
          <w:sz w:val="28"/>
          <w:szCs w:val="28"/>
        </w:rPr>
      </w:pPr>
      <w:r w:rsidRPr="00F247A5">
        <w:rPr>
          <w:noProof/>
          <w:sz w:val="28"/>
          <w:szCs w:val="28"/>
          <w:lang w:val="vi-VN"/>
        </w:rPr>
        <w:t>Căn cứ</w:t>
      </w:r>
      <w:r w:rsidR="00C76BAB" w:rsidRPr="00F247A5">
        <w:rPr>
          <w:rFonts w:eastAsia="Times New Roman"/>
          <w:i/>
          <w:iCs/>
          <w:noProof/>
          <w:sz w:val="28"/>
          <w:szCs w:val="28"/>
          <w:lang w:val="vi-VN"/>
        </w:rPr>
        <w:t xml:space="preserve"> </w:t>
      </w:r>
      <w:r w:rsidR="00C76BAB" w:rsidRPr="00F247A5">
        <w:rPr>
          <w:rFonts w:eastAsia="Times New Roman"/>
          <w:noProof/>
          <w:sz w:val="28"/>
          <w:szCs w:val="28"/>
          <w:lang w:val="vi-VN"/>
        </w:rPr>
        <w:t>Luật Căn cước số 26/2023/QH15</w:t>
      </w:r>
      <w:r w:rsidR="00FC2914" w:rsidRPr="00F247A5">
        <w:rPr>
          <w:rFonts w:eastAsia="Times New Roman"/>
          <w:noProof/>
          <w:sz w:val="28"/>
          <w:szCs w:val="28"/>
        </w:rPr>
        <w:t xml:space="preserve"> ngày 27/11/2023 </w:t>
      </w:r>
      <w:r w:rsidR="007B0B99" w:rsidRPr="00F247A5">
        <w:rPr>
          <w:noProof/>
          <w:sz w:val="28"/>
          <w:szCs w:val="28"/>
          <w:lang w:val="vi-VN"/>
        </w:rPr>
        <w:t>và các văn bản hướng dẫn thi hành;</w:t>
      </w:r>
    </w:p>
    <w:p w14:paraId="7DDD9A8E" w14:textId="70E71DDC" w:rsidR="006465CF" w:rsidRPr="00F247A5" w:rsidRDefault="009A29F6" w:rsidP="00F247A5">
      <w:pPr>
        <w:tabs>
          <w:tab w:val="left" w:pos="0"/>
          <w:tab w:val="left" w:pos="426"/>
        </w:tabs>
        <w:spacing w:before="80" w:after="0" w:line="240" w:lineRule="auto"/>
        <w:ind w:firstLine="720"/>
        <w:contextualSpacing/>
        <w:jc w:val="both"/>
        <w:rPr>
          <w:noProof/>
          <w:sz w:val="28"/>
          <w:szCs w:val="28"/>
          <w:lang w:val="vi-VN"/>
        </w:rPr>
      </w:pPr>
      <w:r w:rsidRPr="00F247A5">
        <w:rPr>
          <w:iCs/>
          <w:noProof/>
          <w:sz w:val="28"/>
          <w:szCs w:val="26"/>
        </w:rPr>
        <w:t xml:space="preserve">Căn cứ </w:t>
      </w:r>
      <w:r w:rsidR="006465CF" w:rsidRPr="00F247A5">
        <w:rPr>
          <w:noProof/>
          <w:sz w:val="28"/>
          <w:szCs w:val="28"/>
        </w:rPr>
        <w:t xml:space="preserve">Luật Giá số 16/2023/QH15 </w:t>
      </w:r>
      <w:r w:rsidR="006465CF" w:rsidRPr="00F247A5">
        <w:rPr>
          <w:noProof/>
          <w:sz w:val="28"/>
          <w:szCs w:val="28"/>
          <w:lang w:val="vi-VN"/>
        </w:rPr>
        <w:t xml:space="preserve">ngày </w:t>
      </w:r>
      <w:r w:rsidR="006465CF" w:rsidRPr="00F247A5">
        <w:rPr>
          <w:noProof/>
          <w:sz w:val="28"/>
          <w:szCs w:val="28"/>
        </w:rPr>
        <w:t>19</w:t>
      </w:r>
      <w:r w:rsidRPr="00F247A5">
        <w:rPr>
          <w:noProof/>
          <w:sz w:val="28"/>
          <w:szCs w:val="28"/>
        </w:rPr>
        <w:t>/</w:t>
      </w:r>
      <w:r w:rsidR="006465CF" w:rsidRPr="00F247A5">
        <w:rPr>
          <w:noProof/>
          <w:sz w:val="28"/>
          <w:szCs w:val="28"/>
        </w:rPr>
        <w:t>6</w:t>
      </w:r>
      <w:r w:rsidRPr="00F247A5">
        <w:rPr>
          <w:noProof/>
          <w:sz w:val="28"/>
          <w:szCs w:val="28"/>
        </w:rPr>
        <w:t>/</w:t>
      </w:r>
      <w:r w:rsidR="006465CF" w:rsidRPr="00F247A5">
        <w:rPr>
          <w:noProof/>
          <w:sz w:val="28"/>
          <w:szCs w:val="28"/>
          <w:lang w:val="vi-VN"/>
        </w:rPr>
        <w:t>2023 và các văn bản hướng dẫn thi hành;</w:t>
      </w:r>
    </w:p>
    <w:p w14:paraId="59155497" w14:textId="6D716998" w:rsidR="00E44F65" w:rsidRPr="00F247A5" w:rsidRDefault="00E44F65" w:rsidP="00F247A5">
      <w:pPr>
        <w:tabs>
          <w:tab w:val="left" w:pos="0"/>
          <w:tab w:val="left" w:pos="426"/>
        </w:tabs>
        <w:spacing w:before="80" w:after="0" w:line="240" w:lineRule="auto"/>
        <w:ind w:firstLine="720"/>
        <w:contextualSpacing/>
        <w:jc w:val="both"/>
        <w:rPr>
          <w:noProof/>
          <w:sz w:val="28"/>
          <w:szCs w:val="26"/>
          <w:lang w:val="vi-VN"/>
        </w:rPr>
      </w:pPr>
      <w:r w:rsidRPr="00822A87">
        <w:rPr>
          <w:noProof/>
          <w:sz w:val="28"/>
          <w:szCs w:val="26"/>
          <w:lang w:val="vi-VN"/>
        </w:rPr>
        <w:t xml:space="preserve">Căn cứ </w:t>
      </w:r>
      <w:r w:rsidRPr="00F247A5">
        <w:rPr>
          <w:noProof/>
          <w:sz w:val="28"/>
          <w:szCs w:val="26"/>
          <w:lang w:val="vi-VN"/>
        </w:rPr>
        <w:t>Luật Giao dịch điện tử số 20/2023/QH15 ngày 22</w:t>
      </w:r>
      <w:r w:rsidR="005A33ED" w:rsidRPr="00822A87">
        <w:rPr>
          <w:noProof/>
          <w:sz w:val="28"/>
          <w:szCs w:val="26"/>
          <w:lang w:val="vi-VN"/>
        </w:rPr>
        <w:t>/</w:t>
      </w:r>
      <w:r w:rsidRPr="00F247A5">
        <w:rPr>
          <w:noProof/>
          <w:sz w:val="28"/>
          <w:szCs w:val="26"/>
          <w:lang w:val="vi-VN"/>
        </w:rPr>
        <w:t>6</w:t>
      </w:r>
      <w:r w:rsidR="005A33ED" w:rsidRPr="00822A87">
        <w:rPr>
          <w:noProof/>
          <w:sz w:val="28"/>
          <w:szCs w:val="26"/>
          <w:lang w:val="vi-VN"/>
        </w:rPr>
        <w:t>/</w:t>
      </w:r>
      <w:r w:rsidRPr="00F247A5">
        <w:rPr>
          <w:noProof/>
          <w:sz w:val="28"/>
          <w:szCs w:val="26"/>
          <w:lang w:val="vi-VN"/>
        </w:rPr>
        <w:t>2023 và các văn bản hướng dẫn thi hành;</w:t>
      </w:r>
    </w:p>
    <w:p w14:paraId="4CA6D273" w14:textId="32ECE2FB" w:rsidR="006F7F6D" w:rsidRPr="00F247A5" w:rsidRDefault="006F7F6D" w:rsidP="00F247A5">
      <w:pPr>
        <w:tabs>
          <w:tab w:val="left" w:pos="0"/>
          <w:tab w:val="left" w:pos="426"/>
        </w:tabs>
        <w:spacing w:before="80" w:after="0" w:line="240" w:lineRule="auto"/>
        <w:ind w:firstLine="720"/>
        <w:contextualSpacing/>
        <w:jc w:val="both"/>
        <w:rPr>
          <w:noProof/>
          <w:sz w:val="28"/>
          <w:szCs w:val="26"/>
          <w:lang w:val="vi-VN"/>
        </w:rPr>
      </w:pPr>
      <w:r w:rsidRPr="00822A87">
        <w:rPr>
          <w:noProof/>
          <w:sz w:val="28"/>
          <w:szCs w:val="26"/>
          <w:lang w:val="vi-VN"/>
        </w:rPr>
        <w:t xml:space="preserve">Căn cứ </w:t>
      </w:r>
      <w:r w:rsidRPr="00F247A5">
        <w:rPr>
          <w:noProof/>
          <w:sz w:val="28"/>
          <w:szCs w:val="26"/>
          <w:lang w:val="vi-VN"/>
        </w:rPr>
        <w:t>Luật Doanh nghiệp số 59/2020/QH14 ngày 17</w:t>
      </w:r>
      <w:r w:rsidR="00662CD3" w:rsidRPr="00822A87">
        <w:rPr>
          <w:noProof/>
          <w:sz w:val="28"/>
          <w:szCs w:val="26"/>
          <w:lang w:val="vi-VN"/>
        </w:rPr>
        <w:t>/</w:t>
      </w:r>
      <w:r w:rsidRPr="00F247A5">
        <w:rPr>
          <w:noProof/>
          <w:sz w:val="28"/>
          <w:szCs w:val="26"/>
          <w:lang w:val="vi-VN"/>
        </w:rPr>
        <w:t>6</w:t>
      </w:r>
      <w:r w:rsidR="00662CD3" w:rsidRPr="00822A87">
        <w:rPr>
          <w:noProof/>
          <w:sz w:val="28"/>
          <w:szCs w:val="26"/>
          <w:lang w:val="vi-VN"/>
        </w:rPr>
        <w:t>/</w:t>
      </w:r>
      <w:r w:rsidRPr="00F247A5">
        <w:rPr>
          <w:noProof/>
          <w:sz w:val="28"/>
          <w:szCs w:val="26"/>
          <w:lang w:val="vi-VN"/>
        </w:rPr>
        <w:t>2020 và các văn bản hướng dẫn thi hành;</w:t>
      </w:r>
    </w:p>
    <w:p w14:paraId="53498CFD" w14:textId="3A1BEAE3" w:rsidR="00B909B3" w:rsidRPr="00822A87" w:rsidRDefault="009A29F6" w:rsidP="00152867">
      <w:pPr>
        <w:spacing w:before="80" w:after="0" w:line="240" w:lineRule="auto"/>
        <w:ind w:firstLine="720"/>
        <w:jc w:val="both"/>
        <w:rPr>
          <w:noProof/>
          <w:sz w:val="28"/>
          <w:szCs w:val="28"/>
          <w:lang w:val="vi-VN"/>
        </w:rPr>
      </w:pPr>
      <w:r w:rsidRPr="00822A87">
        <w:rPr>
          <w:noProof/>
          <w:sz w:val="28"/>
          <w:szCs w:val="28"/>
          <w:lang w:val="vi-VN"/>
        </w:rPr>
        <w:t>Căn cứ Luật Các tổ chức tín dụng số 32/2024/QH15</w:t>
      </w:r>
      <w:r w:rsidR="00A12C24" w:rsidRPr="00822A87">
        <w:rPr>
          <w:noProof/>
          <w:sz w:val="28"/>
          <w:szCs w:val="28"/>
          <w:lang w:val="vi-VN"/>
        </w:rPr>
        <w:t xml:space="preserve"> ngày</w:t>
      </w:r>
      <w:r w:rsidRPr="00822A87">
        <w:rPr>
          <w:noProof/>
          <w:sz w:val="28"/>
          <w:szCs w:val="28"/>
          <w:lang w:val="vi-VN"/>
        </w:rPr>
        <w:t xml:space="preserve"> 18/01/2024 và các văn bản hướng dẫn thi hành;</w:t>
      </w:r>
    </w:p>
    <w:p w14:paraId="0F448080" w14:textId="77777777" w:rsidR="00161907" w:rsidRPr="00822A87" w:rsidRDefault="003261FB" w:rsidP="00161907">
      <w:pPr>
        <w:spacing w:before="80" w:after="0" w:line="240" w:lineRule="auto"/>
        <w:ind w:firstLine="720"/>
        <w:jc w:val="both"/>
        <w:rPr>
          <w:noProof/>
          <w:sz w:val="28"/>
          <w:szCs w:val="28"/>
          <w:lang w:val="vi-VN"/>
        </w:rPr>
      </w:pPr>
      <w:bookmarkStart w:id="2" w:name="_Hlk170308356"/>
      <w:r w:rsidRPr="00822A87">
        <w:rPr>
          <w:noProof/>
          <w:sz w:val="28"/>
          <w:szCs w:val="28"/>
          <w:lang w:val="vi-VN"/>
        </w:rPr>
        <w:t xml:space="preserve">Căn cứ Nghị định số 69/2024/NĐ-CP ngày </w:t>
      </w:r>
      <w:r w:rsidR="00B909B3" w:rsidRPr="00822A87">
        <w:rPr>
          <w:noProof/>
          <w:sz w:val="28"/>
          <w:szCs w:val="28"/>
          <w:lang w:val="vi-VN"/>
        </w:rPr>
        <w:t>25/6/2024 của Chính phủ quy định về định danh và xác thực điện tử;</w:t>
      </w:r>
      <w:bookmarkEnd w:id="2"/>
    </w:p>
    <w:p w14:paraId="3CC1FD9F" w14:textId="44AE0115" w:rsidR="00414041" w:rsidRPr="00822A87" w:rsidRDefault="009A29F6" w:rsidP="00161907">
      <w:pPr>
        <w:spacing w:before="80" w:after="0" w:line="240" w:lineRule="auto"/>
        <w:ind w:firstLine="720"/>
        <w:jc w:val="both"/>
        <w:rPr>
          <w:noProof/>
          <w:sz w:val="28"/>
          <w:szCs w:val="28"/>
          <w:lang w:val="vi-VN"/>
        </w:rPr>
      </w:pPr>
      <w:r w:rsidRPr="00822A87">
        <w:rPr>
          <w:iCs/>
          <w:noProof/>
          <w:sz w:val="28"/>
          <w:szCs w:val="26"/>
          <w:lang w:val="vi-VN"/>
        </w:rPr>
        <w:t xml:space="preserve">Căn cứ </w:t>
      </w:r>
      <w:r w:rsidR="00414041" w:rsidRPr="00F247A5">
        <w:rPr>
          <w:noProof/>
          <w:sz w:val="28"/>
          <w:szCs w:val="26"/>
          <w:lang w:val="vi-VN"/>
        </w:rPr>
        <w:t>Nghị định</w:t>
      </w:r>
      <w:r w:rsidR="00414041" w:rsidRPr="00822A87">
        <w:rPr>
          <w:noProof/>
          <w:sz w:val="28"/>
          <w:szCs w:val="26"/>
          <w:lang w:val="vi-VN"/>
        </w:rPr>
        <w:t xml:space="preserve"> số</w:t>
      </w:r>
      <w:r w:rsidR="00414041" w:rsidRPr="00F247A5">
        <w:rPr>
          <w:noProof/>
          <w:sz w:val="28"/>
          <w:szCs w:val="26"/>
          <w:lang w:val="vi-VN"/>
        </w:rPr>
        <w:t xml:space="preserve"> 13/2023/NĐ-CP ngày 17</w:t>
      </w:r>
      <w:r w:rsidR="00A12C24" w:rsidRPr="00822A87">
        <w:rPr>
          <w:noProof/>
          <w:sz w:val="28"/>
          <w:szCs w:val="26"/>
          <w:lang w:val="vi-VN"/>
        </w:rPr>
        <w:t>/</w:t>
      </w:r>
      <w:r w:rsidR="00414041" w:rsidRPr="00F247A5">
        <w:rPr>
          <w:noProof/>
          <w:sz w:val="28"/>
          <w:szCs w:val="26"/>
          <w:lang w:val="vi-VN"/>
        </w:rPr>
        <w:t>4</w:t>
      </w:r>
      <w:r w:rsidR="00A12C24" w:rsidRPr="00822A87">
        <w:rPr>
          <w:noProof/>
          <w:sz w:val="28"/>
          <w:szCs w:val="26"/>
          <w:lang w:val="vi-VN"/>
        </w:rPr>
        <w:t>/</w:t>
      </w:r>
      <w:r w:rsidR="00414041" w:rsidRPr="00F247A5">
        <w:rPr>
          <w:noProof/>
          <w:sz w:val="28"/>
          <w:szCs w:val="26"/>
          <w:lang w:val="vi-VN"/>
        </w:rPr>
        <w:t>2023 của Chính phủ về Bảo vệ dữ liệu cá nhân;</w:t>
      </w:r>
    </w:p>
    <w:p w14:paraId="5B4B18C7" w14:textId="77777777" w:rsidR="00E7093C" w:rsidRPr="00F247A5" w:rsidRDefault="00E7093C" w:rsidP="00152867">
      <w:pPr>
        <w:tabs>
          <w:tab w:val="right" w:pos="0"/>
        </w:tabs>
        <w:spacing w:before="80" w:after="0" w:line="240" w:lineRule="auto"/>
        <w:ind w:firstLine="720"/>
        <w:jc w:val="both"/>
        <w:rPr>
          <w:noProof/>
          <w:sz w:val="28"/>
          <w:szCs w:val="28"/>
          <w:lang w:val="vi-VN"/>
        </w:rPr>
      </w:pPr>
      <w:r w:rsidRPr="00F247A5">
        <w:rPr>
          <w:noProof/>
          <w:sz w:val="28"/>
          <w:szCs w:val="28"/>
          <w:lang w:val="vi-VN"/>
        </w:rPr>
        <w:t>Căn cứ Quyết định số 5068/QĐ-BCA ngày 11</w:t>
      </w:r>
      <w:r w:rsidRPr="00822A87">
        <w:rPr>
          <w:noProof/>
          <w:sz w:val="28"/>
          <w:szCs w:val="28"/>
          <w:lang w:val="vi-VN"/>
        </w:rPr>
        <w:t>/</w:t>
      </w:r>
      <w:r w:rsidRPr="00F247A5">
        <w:rPr>
          <w:noProof/>
          <w:sz w:val="28"/>
          <w:szCs w:val="28"/>
          <w:lang w:val="vi-VN"/>
        </w:rPr>
        <w:t>6</w:t>
      </w:r>
      <w:r w:rsidRPr="00822A87">
        <w:rPr>
          <w:noProof/>
          <w:sz w:val="28"/>
          <w:szCs w:val="28"/>
          <w:lang w:val="vi-VN"/>
        </w:rPr>
        <w:t>/</w:t>
      </w:r>
      <w:r w:rsidRPr="00F247A5">
        <w:rPr>
          <w:noProof/>
          <w:sz w:val="28"/>
          <w:szCs w:val="28"/>
          <w:lang w:val="vi-VN"/>
        </w:rPr>
        <w:t>2021 của Bộ trưởng Bộ Công an thành lập và quy định về chức năng, nhiệm vụ, quyền hạn và tổ chức bộ máy của Trung tâm nghiên cứu, ứng dụng dữ liệu dân cư và căn cước công dân;</w:t>
      </w:r>
    </w:p>
    <w:p w14:paraId="701A06B5" w14:textId="2E720820" w:rsidR="00E7093C" w:rsidRDefault="00E7093C" w:rsidP="00152867">
      <w:pPr>
        <w:spacing w:before="80" w:after="0" w:line="240" w:lineRule="auto"/>
        <w:ind w:firstLine="720"/>
        <w:jc w:val="both"/>
        <w:rPr>
          <w:ins w:id="3" w:author="Admin_rw" w:date="2025-05-19T16:07:00Z"/>
          <w:noProof/>
          <w:sz w:val="28"/>
          <w:szCs w:val="28"/>
          <w:lang w:val="vi-VN"/>
        </w:rPr>
      </w:pPr>
      <w:r w:rsidRPr="00F247A5">
        <w:rPr>
          <w:noProof/>
          <w:sz w:val="28"/>
          <w:szCs w:val="28"/>
          <w:lang w:val="vi-VN"/>
        </w:rPr>
        <w:t xml:space="preserve">Căn cứ </w:t>
      </w:r>
      <w:r w:rsidR="00AB463D" w:rsidRPr="00822A87">
        <w:rPr>
          <w:noProof/>
          <w:sz w:val="28"/>
          <w:szCs w:val="28"/>
          <w:lang w:val="vi-VN"/>
        </w:rPr>
        <w:t>Giấy xác nhận đủ điều kiện kinh doanh dịch vụ</w:t>
      </w:r>
      <w:r w:rsidRPr="00F247A5">
        <w:rPr>
          <w:noProof/>
          <w:sz w:val="28"/>
          <w:szCs w:val="28"/>
          <w:lang w:val="vi-VN"/>
        </w:rPr>
        <w:t xml:space="preserve"> số 170/</w:t>
      </w:r>
      <w:r w:rsidR="00F30848" w:rsidRPr="00F247A5">
        <w:rPr>
          <w:noProof/>
          <w:sz w:val="28"/>
          <w:szCs w:val="28"/>
          <w:lang w:val="vi-VN"/>
        </w:rPr>
        <w:t>BCA</w:t>
      </w:r>
      <w:r w:rsidR="00F30848" w:rsidRPr="00822A87">
        <w:rPr>
          <w:noProof/>
          <w:sz w:val="28"/>
          <w:szCs w:val="28"/>
          <w:lang w:val="vi-VN"/>
        </w:rPr>
        <w:t>-C06</w:t>
      </w:r>
      <w:r w:rsidR="00F30848" w:rsidRPr="00F247A5">
        <w:rPr>
          <w:noProof/>
          <w:sz w:val="28"/>
          <w:szCs w:val="28"/>
          <w:lang w:val="vi-VN"/>
        </w:rPr>
        <w:t xml:space="preserve"> </w:t>
      </w:r>
      <w:r w:rsidRPr="00F247A5">
        <w:rPr>
          <w:noProof/>
          <w:sz w:val="28"/>
          <w:szCs w:val="28"/>
          <w:lang w:val="vi-VN"/>
        </w:rPr>
        <w:t>ngày 16</w:t>
      </w:r>
      <w:r w:rsidRPr="00822A87">
        <w:rPr>
          <w:noProof/>
          <w:sz w:val="28"/>
          <w:szCs w:val="28"/>
          <w:lang w:val="vi-VN"/>
        </w:rPr>
        <w:t>/</w:t>
      </w:r>
      <w:r w:rsidRPr="00F247A5">
        <w:rPr>
          <w:noProof/>
          <w:sz w:val="28"/>
          <w:szCs w:val="28"/>
          <w:lang w:val="vi-VN"/>
        </w:rPr>
        <w:t>01</w:t>
      </w:r>
      <w:r w:rsidRPr="00822A87">
        <w:rPr>
          <w:noProof/>
          <w:sz w:val="28"/>
          <w:szCs w:val="28"/>
          <w:lang w:val="vi-VN"/>
        </w:rPr>
        <w:t>/2</w:t>
      </w:r>
      <w:r w:rsidRPr="00F247A5">
        <w:rPr>
          <w:noProof/>
          <w:sz w:val="28"/>
          <w:szCs w:val="28"/>
          <w:lang w:val="vi-VN"/>
        </w:rPr>
        <w:t xml:space="preserve">024 của Bộ trưởng Bộ Công an </w:t>
      </w:r>
      <w:r w:rsidR="00AB463D" w:rsidRPr="00822A87">
        <w:rPr>
          <w:noProof/>
          <w:sz w:val="28"/>
          <w:szCs w:val="28"/>
          <w:lang w:val="vi-VN"/>
        </w:rPr>
        <w:t>cấp cho</w:t>
      </w:r>
      <w:r w:rsidRPr="00F247A5">
        <w:rPr>
          <w:noProof/>
          <w:sz w:val="28"/>
          <w:szCs w:val="28"/>
          <w:lang w:val="vi-VN"/>
        </w:rPr>
        <w:t xml:space="preserve"> Trung tâm nghiên cứu, ứng dụng dữ liệu dân cư và căn cước công dân;</w:t>
      </w:r>
    </w:p>
    <w:p w14:paraId="67AE77F5" w14:textId="5863FF37" w:rsidR="00B701D6" w:rsidRPr="00822A87" w:rsidRDefault="00B701D6" w:rsidP="00152867">
      <w:pPr>
        <w:spacing w:before="80" w:after="0" w:line="240" w:lineRule="auto"/>
        <w:ind w:firstLine="720"/>
        <w:jc w:val="both"/>
        <w:rPr>
          <w:noProof/>
          <w:sz w:val="28"/>
          <w:szCs w:val="28"/>
          <w:lang w:val="vi-VN"/>
        </w:rPr>
      </w:pPr>
      <w:commentRangeStart w:id="4"/>
      <w:ins w:id="5" w:author="Admin_rw" w:date="2025-05-19T16:07:00Z">
        <w:r>
          <w:rPr>
            <w:noProof/>
            <w:sz w:val="28"/>
            <w:szCs w:val="28"/>
            <w:lang w:val="vi-VN"/>
          </w:rPr>
          <w:t>Căn cứ Điều lệ</w:t>
        </w:r>
      </w:ins>
      <w:ins w:id="6" w:author="Admin_rw" w:date="2025-05-19T16:08:00Z">
        <w:r>
          <w:rPr>
            <w:noProof/>
            <w:sz w:val="28"/>
            <w:szCs w:val="28"/>
            <w:lang w:val="vi-VN"/>
          </w:rPr>
          <w:t>/Quyết định thành lập</w:t>
        </w:r>
      </w:ins>
      <w:ins w:id="7" w:author="Admin_rw" w:date="2025-05-19T16:07:00Z">
        <w:r>
          <w:rPr>
            <w:noProof/>
            <w:sz w:val="28"/>
            <w:szCs w:val="28"/>
            <w:lang w:val="vi-VN"/>
          </w:rPr>
          <w:t xml:space="preserve"> …</w:t>
        </w:r>
        <w:commentRangeEnd w:id="4"/>
        <w:r>
          <w:rPr>
            <w:rStyle w:val="CommentReference"/>
            <w:rFonts w:ascii="Calibri" w:eastAsia="Calibri" w:hAnsi="Calibri"/>
            <w:lang w:eastAsia="en-US"/>
          </w:rPr>
          <w:commentReference w:id="4"/>
        </w:r>
      </w:ins>
    </w:p>
    <w:p w14:paraId="39579732" w14:textId="77777777" w:rsidR="009F440C" w:rsidRPr="00822A87" w:rsidRDefault="009F440C" w:rsidP="00152867">
      <w:pPr>
        <w:spacing w:before="80" w:after="0" w:line="240" w:lineRule="auto"/>
        <w:ind w:firstLine="720"/>
        <w:jc w:val="both"/>
        <w:rPr>
          <w:sz w:val="28"/>
          <w:lang w:val="vi-VN"/>
        </w:rPr>
      </w:pPr>
      <w:r w:rsidRPr="00822A87">
        <w:rPr>
          <w:sz w:val="28"/>
          <w:lang w:val="vi-VN"/>
        </w:rPr>
        <w:t>Căn cứ nhu cầu và khả năng thực hiện của mỗi Bên,</w:t>
      </w:r>
    </w:p>
    <w:p w14:paraId="467015D7" w14:textId="1F0278CE" w:rsidR="00CA20CC" w:rsidRPr="00822A87" w:rsidRDefault="009F440C" w:rsidP="00152867">
      <w:pPr>
        <w:spacing w:before="80" w:after="0" w:line="240" w:lineRule="auto"/>
        <w:ind w:firstLine="720"/>
        <w:jc w:val="both"/>
        <w:rPr>
          <w:sz w:val="28"/>
          <w:lang w:val="vi-VN"/>
        </w:rPr>
      </w:pPr>
      <w:r w:rsidRPr="00822A87">
        <w:rPr>
          <w:sz w:val="28"/>
          <w:lang w:val="vi-VN"/>
        </w:rPr>
        <w:t xml:space="preserve">Hôm nay, ngày </w:t>
      </w:r>
      <w:r w:rsidRPr="00822A87">
        <w:rPr>
          <w:sz w:val="28"/>
          <w:szCs w:val="28"/>
          <w:lang w:val="vi-VN"/>
        </w:rPr>
        <w:t xml:space="preserve">  </w:t>
      </w:r>
      <w:r w:rsidRPr="00822A87">
        <w:rPr>
          <w:sz w:val="28"/>
          <w:lang w:val="vi-VN"/>
        </w:rPr>
        <w:t xml:space="preserve"> tháng </w:t>
      </w:r>
      <w:r w:rsidRPr="00822A87">
        <w:rPr>
          <w:sz w:val="28"/>
          <w:szCs w:val="28"/>
          <w:lang w:val="vi-VN"/>
        </w:rPr>
        <w:t xml:space="preserve">  </w:t>
      </w:r>
      <w:r w:rsidRPr="00822A87">
        <w:rPr>
          <w:sz w:val="28"/>
          <w:lang w:val="vi-VN"/>
        </w:rPr>
        <w:t xml:space="preserve"> năm 2024</w:t>
      </w:r>
      <w:r w:rsidR="00C3486D" w:rsidRPr="00822A87">
        <w:rPr>
          <w:sz w:val="28"/>
          <w:lang w:val="vi-VN"/>
        </w:rPr>
        <w:t xml:space="preserve"> (“</w:t>
      </w:r>
      <w:r w:rsidR="00C3486D" w:rsidRPr="00822A87">
        <w:rPr>
          <w:b/>
          <w:bCs/>
          <w:i/>
          <w:iCs/>
          <w:sz w:val="28"/>
          <w:lang w:val="vi-VN"/>
        </w:rPr>
        <w:t>Ngày ký</w:t>
      </w:r>
      <w:r w:rsidR="00C3486D" w:rsidRPr="00822A87">
        <w:rPr>
          <w:sz w:val="28"/>
          <w:lang w:val="vi-VN"/>
        </w:rPr>
        <w:t>”)</w:t>
      </w:r>
      <w:r w:rsidRPr="00822A87">
        <w:rPr>
          <w:sz w:val="28"/>
          <w:lang w:val="vi-VN"/>
        </w:rPr>
        <w:t>, tại Cục Cảnh sát quản lý hành chính về trật tự xã hội, địa chỉ 47 Phạm Văn Đồng, Mai Dịch, Cầu Giấy, Hà Nội, chúng tôi gồm:</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7513"/>
      </w:tblGrid>
      <w:tr w:rsidR="00F247A5" w:rsidRPr="00B964B3" w14:paraId="4D53E402" w14:textId="77777777" w:rsidTr="00E74161">
        <w:trPr>
          <w:trHeight w:val="520"/>
        </w:trPr>
        <w:tc>
          <w:tcPr>
            <w:tcW w:w="1701" w:type="dxa"/>
          </w:tcPr>
          <w:p w14:paraId="172146CA" w14:textId="2ACD4B22" w:rsidR="00E726BD" w:rsidRPr="00F247A5" w:rsidRDefault="00E726BD">
            <w:pPr>
              <w:tabs>
                <w:tab w:val="left" w:pos="1134"/>
              </w:tabs>
              <w:spacing w:after="0" w:line="240" w:lineRule="auto"/>
              <w:rPr>
                <w:b/>
                <w:sz w:val="28"/>
                <w:szCs w:val="28"/>
                <w:lang w:val="vi-VN"/>
              </w:rPr>
            </w:pPr>
            <w:r w:rsidRPr="00F247A5">
              <w:rPr>
                <w:b/>
                <w:sz w:val="28"/>
                <w:szCs w:val="28"/>
              </w:rPr>
              <w:t>BÊN A</w:t>
            </w:r>
          </w:p>
        </w:tc>
        <w:tc>
          <w:tcPr>
            <w:tcW w:w="7513" w:type="dxa"/>
          </w:tcPr>
          <w:p w14:paraId="72A55FAA" w14:textId="7A66C779" w:rsidR="00E726BD" w:rsidRPr="00822A87" w:rsidRDefault="00BA34D6">
            <w:pPr>
              <w:tabs>
                <w:tab w:val="left" w:pos="1134"/>
              </w:tabs>
              <w:spacing w:after="0" w:line="240" w:lineRule="auto"/>
              <w:jc w:val="both"/>
              <w:rPr>
                <w:b/>
                <w:spacing w:val="-4"/>
                <w:sz w:val="28"/>
                <w:szCs w:val="28"/>
                <w:lang w:val="vi-VN"/>
              </w:rPr>
            </w:pPr>
            <w:r w:rsidRPr="00822A87">
              <w:rPr>
                <w:b/>
                <w:spacing w:val="-4"/>
                <w:sz w:val="28"/>
                <w:szCs w:val="28"/>
                <w:lang w:val="vi-VN"/>
              </w:rPr>
              <w:t>:</w:t>
            </w:r>
            <w:r w:rsidR="00DD7ED8" w:rsidRPr="00822A87">
              <w:rPr>
                <w:b/>
                <w:spacing w:val="-4"/>
                <w:sz w:val="28"/>
                <w:szCs w:val="28"/>
                <w:lang w:val="vi-VN"/>
              </w:rPr>
              <w:t xml:space="preserve"> </w:t>
            </w:r>
            <w:r w:rsidR="00E726BD" w:rsidRPr="00F247A5">
              <w:rPr>
                <w:b/>
                <w:spacing w:val="-4"/>
                <w:sz w:val="28"/>
                <w:szCs w:val="28"/>
                <w:lang w:val="vi-VN"/>
              </w:rPr>
              <w:t>TRUNG TÂM NGHIÊN CỨU, ỨNG DỤNG DỮ LIỆU DÂN CƯ VÀ CĂN CƯỚC CÔNG DÂN</w:t>
            </w:r>
            <w:r w:rsidR="00947665" w:rsidRPr="00822A87">
              <w:rPr>
                <w:b/>
                <w:spacing w:val="-4"/>
                <w:sz w:val="28"/>
                <w:szCs w:val="28"/>
                <w:lang w:val="vi-VN"/>
              </w:rPr>
              <w:t xml:space="preserve"> </w:t>
            </w:r>
            <w:r w:rsidR="00F578C8" w:rsidRPr="00822A87">
              <w:rPr>
                <w:b/>
                <w:spacing w:val="-4"/>
                <w:sz w:val="28"/>
                <w:szCs w:val="28"/>
                <w:lang w:val="vi-VN"/>
              </w:rPr>
              <w:t>(RAR)</w:t>
            </w:r>
          </w:p>
        </w:tc>
      </w:tr>
      <w:tr w:rsidR="00F247A5" w:rsidRPr="00B964B3" w14:paraId="0F7BDCAB" w14:textId="77777777" w:rsidTr="00E74161">
        <w:trPr>
          <w:trHeight w:val="358"/>
        </w:trPr>
        <w:tc>
          <w:tcPr>
            <w:tcW w:w="1701" w:type="dxa"/>
          </w:tcPr>
          <w:p w14:paraId="265F0642" w14:textId="77777777" w:rsidR="00E726BD" w:rsidRPr="00F247A5" w:rsidRDefault="00E726BD">
            <w:pPr>
              <w:tabs>
                <w:tab w:val="left" w:pos="1134"/>
              </w:tabs>
              <w:spacing w:after="0" w:line="240" w:lineRule="auto"/>
              <w:rPr>
                <w:sz w:val="28"/>
                <w:szCs w:val="28"/>
                <w:lang w:val="vi-VN"/>
              </w:rPr>
            </w:pPr>
            <w:r w:rsidRPr="00F247A5">
              <w:rPr>
                <w:sz w:val="28"/>
                <w:szCs w:val="28"/>
                <w:lang w:val="vi-VN"/>
              </w:rPr>
              <w:t>Địa chỉ</w:t>
            </w:r>
          </w:p>
        </w:tc>
        <w:tc>
          <w:tcPr>
            <w:tcW w:w="7513" w:type="dxa"/>
          </w:tcPr>
          <w:p w14:paraId="267FCA2D"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Số 47 Phạm Văn Đồng, Phường Mai Dịch, Quận Cầu Giấy, Thành phố Hà Nội</w:t>
            </w:r>
          </w:p>
        </w:tc>
      </w:tr>
      <w:tr w:rsidR="00F247A5" w:rsidRPr="00F247A5" w14:paraId="3735BA14" w14:textId="77777777" w:rsidTr="00E74161">
        <w:trPr>
          <w:trHeight w:val="358"/>
        </w:trPr>
        <w:tc>
          <w:tcPr>
            <w:tcW w:w="1701" w:type="dxa"/>
          </w:tcPr>
          <w:p w14:paraId="50A96880" w14:textId="77777777" w:rsidR="00E726BD" w:rsidRPr="00F247A5" w:rsidRDefault="00E726BD">
            <w:pPr>
              <w:tabs>
                <w:tab w:val="left" w:pos="1134"/>
              </w:tabs>
              <w:spacing w:after="0" w:line="240" w:lineRule="auto"/>
              <w:rPr>
                <w:sz w:val="28"/>
                <w:szCs w:val="28"/>
              </w:rPr>
            </w:pPr>
            <w:proofErr w:type="spellStart"/>
            <w:r w:rsidRPr="00F247A5">
              <w:rPr>
                <w:sz w:val="28"/>
                <w:szCs w:val="28"/>
              </w:rPr>
              <w:t>Mã</w:t>
            </w:r>
            <w:proofErr w:type="spellEnd"/>
            <w:r w:rsidRPr="00F247A5">
              <w:rPr>
                <w:sz w:val="28"/>
                <w:szCs w:val="28"/>
              </w:rPr>
              <w:t xml:space="preserve"> </w:t>
            </w:r>
            <w:proofErr w:type="spellStart"/>
            <w:r w:rsidRPr="00F247A5">
              <w:rPr>
                <w:sz w:val="28"/>
                <w:szCs w:val="28"/>
              </w:rPr>
              <w:t>số</w:t>
            </w:r>
            <w:proofErr w:type="spellEnd"/>
            <w:r w:rsidRPr="00F247A5">
              <w:rPr>
                <w:sz w:val="28"/>
                <w:szCs w:val="28"/>
              </w:rPr>
              <w:t xml:space="preserve"> </w:t>
            </w:r>
            <w:proofErr w:type="spellStart"/>
            <w:r w:rsidRPr="00F247A5">
              <w:rPr>
                <w:sz w:val="28"/>
                <w:szCs w:val="28"/>
              </w:rPr>
              <w:t>thuế</w:t>
            </w:r>
            <w:proofErr w:type="spellEnd"/>
          </w:p>
        </w:tc>
        <w:tc>
          <w:tcPr>
            <w:tcW w:w="7513" w:type="dxa"/>
          </w:tcPr>
          <w:p w14:paraId="0E1ADA4F" w14:textId="77777777" w:rsidR="00E726BD" w:rsidRPr="00F247A5" w:rsidRDefault="00E726BD">
            <w:pPr>
              <w:tabs>
                <w:tab w:val="left" w:pos="1134"/>
              </w:tabs>
              <w:spacing w:after="0" w:line="240" w:lineRule="auto"/>
              <w:jc w:val="both"/>
              <w:rPr>
                <w:sz w:val="28"/>
                <w:szCs w:val="28"/>
              </w:rPr>
            </w:pPr>
            <w:r w:rsidRPr="00F247A5">
              <w:rPr>
                <w:sz w:val="28"/>
                <w:szCs w:val="28"/>
                <w:lang w:val="vi-VN"/>
              </w:rPr>
              <w:t>: 0109697526</w:t>
            </w:r>
          </w:p>
        </w:tc>
      </w:tr>
      <w:tr w:rsidR="00F247A5" w:rsidRPr="00F247A5" w14:paraId="3DFB4ACD" w14:textId="77777777" w:rsidTr="00E74161">
        <w:trPr>
          <w:trHeight w:val="358"/>
        </w:trPr>
        <w:tc>
          <w:tcPr>
            <w:tcW w:w="1701" w:type="dxa"/>
          </w:tcPr>
          <w:p w14:paraId="23305FA5" w14:textId="77777777" w:rsidR="00E726BD" w:rsidRPr="00F247A5" w:rsidRDefault="00E726BD">
            <w:pPr>
              <w:tabs>
                <w:tab w:val="left" w:pos="1134"/>
              </w:tabs>
              <w:spacing w:after="0" w:line="240" w:lineRule="auto"/>
              <w:rPr>
                <w:sz w:val="28"/>
                <w:szCs w:val="28"/>
                <w:lang w:val="vi-VN"/>
              </w:rPr>
            </w:pPr>
            <w:r w:rsidRPr="00F247A5">
              <w:rPr>
                <w:sz w:val="28"/>
                <w:szCs w:val="28"/>
                <w:lang w:val="vi-VN"/>
              </w:rPr>
              <w:lastRenderedPageBreak/>
              <w:t>Tài khoản</w:t>
            </w:r>
            <w:r w:rsidRPr="00F247A5">
              <w:rPr>
                <w:sz w:val="28"/>
                <w:szCs w:val="28"/>
              </w:rPr>
              <w:t xml:space="preserve"> </w:t>
            </w:r>
            <w:r w:rsidRPr="00F247A5">
              <w:rPr>
                <w:sz w:val="28"/>
                <w:szCs w:val="28"/>
                <w:lang w:val="vi-VN"/>
              </w:rPr>
              <w:t>số</w:t>
            </w:r>
          </w:p>
        </w:tc>
        <w:tc>
          <w:tcPr>
            <w:tcW w:w="7513" w:type="dxa"/>
          </w:tcPr>
          <w:p w14:paraId="11D1F045"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8686666666</w:t>
            </w:r>
          </w:p>
        </w:tc>
      </w:tr>
      <w:tr w:rsidR="00F247A5" w:rsidRPr="00B964B3" w14:paraId="6212F477" w14:textId="77777777" w:rsidTr="00E74161">
        <w:trPr>
          <w:trHeight w:val="358"/>
        </w:trPr>
        <w:tc>
          <w:tcPr>
            <w:tcW w:w="1701" w:type="dxa"/>
          </w:tcPr>
          <w:p w14:paraId="6C717C1A" w14:textId="77777777" w:rsidR="00E726BD" w:rsidRPr="00F247A5" w:rsidRDefault="00E726BD">
            <w:pPr>
              <w:tabs>
                <w:tab w:val="left" w:pos="1134"/>
              </w:tabs>
              <w:spacing w:after="0" w:line="240" w:lineRule="auto"/>
              <w:rPr>
                <w:sz w:val="28"/>
                <w:szCs w:val="28"/>
                <w:lang w:val="vi-VN"/>
              </w:rPr>
            </w:pPr>
            <w:r w:rsidRPr="00F247A5">
              <w:rPr>
                <w:sz w:val="28"/>
                <w:szCs w:val="28"/>
                <w:lang w:val="vi-VN"/>
              </w:rPr>
              <w:t>Mở tại</w:t>
            </w:r>
          </w:p>
        </w:tc>
        <w:tc>
          <w:tcPr>
            <w:tcW w:w="7513" w:type="dxa"/>
          </w:tcPr>
          <w:p w14:paraId="58B2E549"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Ngân hàng TMCP Đầu tư và Phát triển Việt Nam – CN Thanh Xuân</w:t>
            </w:r>
          </w:p>
        </w:tc>
      </w:tr>
      <w:tr w:rsidR="00F247A5" w:rsidRPr="00F247A5" w14:paraId="625331BE" w14:textId="77777777" w:rsidTr="00E74161">
        <w:trPr>
          <w:trHeight w:val="358"/>
        </w:trPr>
        <w:tc>
          <w:tcPr>
            <w:tcW w:w="1701" w:type="dxa"/>
          </w:tcPr>
          <w:p w14:paraId="0C3955FF" w14:textId="7CAD2F47" w:rsidR="00E726BD" w:rsidRPr="00F247A5" w:rsidRDefault="00E726BD">
            <w:pPr>
              <w:tabs>
                <w:tab w:val="left" w:pos="1134"/>
              </w:tabs>
              <w:spacing w:after="0" w:line="240" w:lineRule="auto"/>
              <w:rPr>
                <w:sz w:val="28"/>
                <w:szCs w:val="28"/>
              </w:rPr>
            </w:pPr>
            <w:r w:rsidRPr="00F247A5">
              <w:rPr>
                <w:sz w:val="28"/>
                <w:szCs w:val="28"/>
                <w:lang w:val="vi-VN"/>
              </w:rPr>
              <w:t>Đại diện bởi</w:t>
            </w:r>
          </w:p>
        </w:tc>
        <w:tc>
          <w:tcPr>
            <w:tcW w:w="7513" w:type="dxa"/>
          </w:tcPr>
          <w:p w14:paraId="0EA4C62C" w14:textId="31BB80D9" w:rsidR="00E726BD" w:rsidRPr="00F247A5" w:rsidRDefault="00E726BD">
            <w:pPr>
              <w:tabs>
                <w:tab w:val="left" w:pos="1134"/>
              </w:tabs>
              <w:spacing w:after="0" w:line="240" w:lineRule="auto"/>
              <w:jc w:val="both"/>
              <w:rPr>
                <w:sz w:val="28"/>
                <w:szCs w:val="28"/>
                <w:lang w:val="vi-VN"/>
              </w:rPr>
            </w:pPr>
            <w:r w:rsidRPr="00F247A5">
              <w:rPr>
                <w:sz w:val="28"/>
                <w:szCs w:val="28"/>
                <w:lang w:val="vi-VN"/>
              </w:rPr>
              <w:t xml:space="preserve">: </w:t>
            </w:r>
            <w:r w:rsidRPr="00F247A5">
              <w:rPr>
                <w:b/>
                <w:bCs/>
                <w:sz w:val="28"/>
                <w:szCs w:val="28"/>
                <w:lang w:val="vi-VN"/>
              </w:rPr>
              <w:t xml:space="preserve">Thiếu tá </w:t>
            </w:r>
            <w:del w:id="8" w:author="Admin_rw" w:date="2025-05-19T16:14:00Z">
              <w:r w:rsidRPr="00F247A5" w:rsidDel="00C43317">
                <w:rPr>
                  <w:b/>
                  <w:bCs/>
                  <w:sz w:val="28"/>
                  <w:szCs w:val="28"/>
                  <w:lang w:val="vi-VN"/>
                </w:rPr>
                <w:delText>Trần Duy Hiển</w:delText>
              </w:r>
            </w:del>
            <w:ins w:id="9" w:author="Admin_rw" w:date="2025-05-19T16:14:00Z">
              <w:r w:rsidR="00C43317">
                <w:rPr>
                  <w:b/>
                  <w:bCs/>
                  <w:sz w:val="28"/>
                  <w:szCs w:val="28"/>
                  <w:lang w:val="vi-VN"/>
                </w:rPr>
                <w:t>Phan Đức Hiệp</w:t>
              </w:r>
            </w:ins>
          </w:p>
        </w:tc>
      </w:tr>
      <w:tr w:rsidR="00F247A5" w:rsidRPr="00B964B3" w14:paraId="573F4605" w14:textId="77777777" w:rsidTr="00E74161">
        <w:trPr>
          <w:trHeight w:val="358"/>
        </w:trPr>
        <w:tc>
          <w:tcPr>
            <w:tcW w:w="1701" w:type="dxa"/>
          </w:tcPr>
          <w:p w14:paraId="2CA822DC" w14:textId="77777777" w:rsidR="00E726BD" w:rsidRPr="00F247A5" w:rsidRDefault="00E726BD">
            <w:pPr>
              <w:tabs>
                <w:tab w:val="left" w:pos="1134"/>
              </w:tabs>
              <w:spacing w:after="0" w:line="240" w:lineRule="auto"/>
              <w:rPr>
                <w:sz w:val="28"/>
                <w:szCs w:val="28"/>
                <w:lang w:val="vi-VN"/>
              </w:rPr>
            </w:pPr>
            <w:r w:rsidRPr="00F247A5">
              <w:rPr>
                <w:sz w:val="28"/>
                <w:szCs w:val="28"/>
                <w:lang w:val="vi-VN"/>
              </w:rPr>
              <w:t>Chức vụ</w:t>
            </w:r>
            <w:r w:rsidRPr="00F247A5">
              <w:rPr>
                <w:sz w:val="28"/>
                <w:szCs w:val="28"/>
                <w:lang w:val="vi-VN"/>
              </w:rPr>
              <w:tab/>
            </w:r>
          </w:p>
        </w:tc>
        <w:tc>
          <w:tcPr>
            <w:tcW w:w="7513" w:type="dxa"/>
          </w:tcPr>
          <w:p w14:paraId="494E2DC9" w14:textId="660030CA" w:rsidR="00E726BD" w:rsidRPr="00F247A5" w:rsidRDefault="00E726BD">
            <w:pPr>
              <w:tabs>
                <w:tab w:val="left" w:pos="1134"/>
              </w:tabs>
              <w:spacing w:after="0" w:line="240" w:lineRule="auto"/>
              <w:jc w:val="both"/>
              <w:rPr>
                <w:sz w:val="28"/>
                <w:szCs w:val="28"/>
                <w:lang w:val="vi-VN"/>
              </w:rPr>
            </w:pPr>
            <w:r w:rsidRPr="00F247A5">
              <w:rPr>
                <w:sz w:val="28"/>
                <w:szCs w:val="28"/>
                <w:lang w:val="vi-VN"/>
              </w:rPr>
              <w:t xml:space="preserve">: </w:t>
            </w:r>
            <w:ins w:id="10" w:author="Admin_rw" w:date="2025-05-19T16:14:00Z">
              <w:r w:rsidR="00C43317">
                <w:rPr>
                  <w:sz w:val="28"/>
                  <w:szCs w:val="28"/>
                  <w:lang w:val="vi-VN"/>
                </w:rPr>
                <w:t>P</w:t>
              </w:r>
            </w:ins>
            <w:ins w:id="11" w:author="Admin_rw" w:date="2025-05-19T16:19:00Z">
              <w:r w:rsidR="00C43317">
                <w:rPr>
                  <w:sz w:val="28"/>
                  <w:szCs w:val="28"/>
                  <w:lang w:val="vi-VN"/>
                </w:rPr>
                <w:t xml:space="preserve">hó </w:t>
              </w:r>
            </w:ins>
            <w:r w:rsidRPr="00F247A5">
              <w:rPr>
                <w:sz w:val="28"/>
                <w:szCs w:val="28"/>
                <w:lang w:val="vi-VN"/>
              </w:rPr>
              <w:t>Giám đốc</w:t>
            </w:r>
            <w:ins w:id="12" w:author="Admin_rw" w:date="2025-05-19T16:19:00Z">
              <w:r w:rsidR="00C43317">
                <w:rPr>
                  <w:sz w:val="28"/>
                  <w:szCs w:val="28"/>
                  <w:lang w:val="vi-VN"/>
                </w:rPr>
                <w:t xml:space="preserve"> Phụ trách</w:t>
              </w:r>
            </w:ins>
            <w:del w:id="13" w:author="Admin_rw" w:date="2025-05-19T16:19:00Z">
              <w:r w:rsidRPr="00F247A5" w:rsidDel="00C43317">
                <w:rPr>
                  <w:sz w:val="28"/>
                  <w:szCs w:val="28"/>
                  <w:lang w:val="vi-VN"/>
                </w:rPr>
                <w:delText xml:space="preserve"> Trung tâm</w:delText>
              </w:r>
            </w:del>
          </w:p>
        </w:tc>
      </w:tr>
      <w:tr w:rsidR="00F247A5" w:rsidRPr="00F247A5" w14:paraId="430B069A" w14:textId="77777777" w:rsidTr="00E74161">
        <w:trPr>
          <w:trHeight w:val="520"/>
        </w:trPr>
        <w:tc>
          <w:tcPr>
            <w:tcW w:w="1701" w:type="dxa"/>
          </w:tcPr>
          <w:p w14:paraId="5DAFC1F9" w14:textId="382C18D4" w:rsidR="00A71107" w:rsidRPr="00F247A5" w:rsidRDefault="00A71107">
            <w:pPr>
              <w:tabs>
                <w:tab w:val="left" w:pos="1134"/>
              </w:tabs>
              <w:spacing w:after="0" w:line="240" w:lineRule="auto"/>
              <w:rPr>
                <w:b/>
                <w:sz w:val="28"/>
                <w:szCs w:val="28"/>
                <w:lang w:val="vi-VN"/>
              </w:rPr>
            </w:pPr>
            <w:r w:rsidRPr="00F247A5">
              <w:rPr>
                <w:b/>
                <w:sz w:val="28"/>
                <w:szCs w:val="28"/>
              </w:rPr>
              <w:t>BÊN B</w:t>
            </w:r>
          </w:p>
        </w:tc>
        <w:tc>
          <w:tcPr>
            <w:tcW w:w="7513" w:type="dxa"/>
          </w:tcPr>
          <w:p w14:paraId="3AB168B7" w14:textId="36A09061" w:rsidR="00A71107" w:rsidRPr="00F247A5" w:rsidRDefault="00E74161">
            <w:pPr>
              <w:tabs>
                <w:tab w:val="left" w:pos="1134"/>
              </w:tabs>
              <w:spacing w:after="0" w:line="240" w:lineRule="auto"/>
              <w:jc w:val="both"/>
              <w:rPr>
                <w:b/>
                <w:spacing w:val="-4"/>
                <w:sz w:val="28"/>
                <w:szCs w:val="28"/>
              </w:rPr>
            </w:pPr>
            <w:r w:rsidRPr="00F247A5">
              <w:rPr>
                <w:b/>
                <w:sz w:val="28"/>
                <w:szCs w:val="28"/>
              </w:rPr>
              <w:t>…</w:t>
            </w:r>
          </w:p>
        </w:tc>
      </w:tr>
      <w:tr w:rsidR="00F247A5" w:rsidRPr="00F247A5" w14:paraId="1A764E52" w14:textId="77777777" w:rsidTr="00E74161">
        <w:trPr>
          <w:trHeight w:val="358"/>
        </w:trPr>
        <w:tc>
          <w:tcPr>
            <w:tcW w:w="1701" w:type="dxa"/>
          </w:tcPr>
          <w:p w14:paraId="19091EC9" w14:textId="77777777" w:rsidR="00A71107" w:rsidRPr="00F247A5" w:rsidRDefault="00A71107">
            <w:pPr>
              <w:tabs>
                <w:tab w:val="left" w:pos="1134"/>
              </w:tabs>
              <w:spacing w:after="0" w:line="240" w:lineRule="auto"/>
              <w:rPr>
                <w:sz w:val="28"/>
                <w:szCs w:val="28"/>
                <w:lang w:val="vi-VN"/>
              </w:rPr>
            </w:pPr>
            <w:r w:rsidRPr="00F247A5">
              <w:rPr>
                <w:sz w:val="28"/>
                <w:szCs w:val="28"/>
                <w:lang w:val="vi-VN"/>
              </w:rPr>
              <w:t>Địa chỉ</w:t>
            </w:r>
          </w:p>
        </w:tc>
        <w:tc>
          <w:tcPr>
            <w:tcW w:w="7513" w:type="dxa"/>
          </w:tcPr>
          <w:p w14:paraId="0DEEBA86" w14:textId="48CFB4BA" w:rsidR="00A71107" w:rsidRPr="00F247A5" w:rsidRDefault="00BA34D6">
            <w:pPr>
              <w:tabs>
                <w:tab w:val="left" w:pos="1134"/>
              </w:tabs>
              <w:spacing w:after="0" w:line="240" w:lineRule="auto"/>
              <w:jc w:val="both"/>
              <w:rPr>
                <w:sz w:val="28"/>
                <w:szCs w:val="28"/>
                <w:lang w:val="vi-VN"/>
              </w:rPr>
            </w:pPr>
            <w:r w:rsidRPr="00F247A5">
              <w:rPr>
                <w:spacing w:val="2"/>
                <w:sz w:val="28"/>
                <w:szCs w:val="28"/>
                <w:lang w:val="hu-HU"/>
              </w:rPr>
              <w:t xml:space="preserve">: </w:t>
            </w:r>
          </w:p>
        </w:tc>
      </w:tr>
      <w:tr w:rsidR="00F247A5" w:rsidRPr="00F247A5" w14:paraId="76CABE57" w14:textId="77777777" w:rsidTr="00E74161">
        <w:trPr>
          <w:trHeight w:val="358"/>
        </w:trPr>
        <w:tc>
          <w:tcPr>
            <w:tcW w:w="1701" w:type="dxa"/>
          </w:tcPr>
          <w:p w14:paraId="47A756A3" w14:textId="77777777" w:rsidR="00A71107" w:rsidRPr="00F247A5" w:rsidRDefault="00A71107">
            <w:pPr>
              <w:tabs>
                <w:tab w:val="left" w:pos="1134"/>
              </w:tabs>
              <w:spacing w:after="0" w:line="240" w:lineRule="auto"/>
              <w:rPr>
                <w:sz w:val="28"/>
                <w:szCs w:val="28"/>
              </w:rPr>
            </w:pPr>
            <w:proofErr w:type="spellStart"/>
            <w:r w:rsidRPr="00F247A5">
              <w:rPr>
                <w:sz w:val="28"/>
                <w:szCs w:val="28"/>
              </w:rPr>
              <w:t>Mã</w:t>
            </w:r>
            <w:proofErr w:type="spellEnd"/>
            <w:r w:rsidRPr="00F247A5">
              <w:rPr>
                <w:sz w:val="28"/>
                <w:szCs w:val="28"/>
              </w:rPr>
              <w:t xml:space="preserve"> </w:t>
            </w:r>
            <w:proofErr w:type="spellStart"/>
            <w:r w:rsidRPr="00F247A5">
              <w:rPr>
                <w:sz w:val="28"/>
                <w:szCs w:val="28"/>
              </w:rPr>
              <w:t>số</w:t>
            </w:r>
            <w:proofErr w:type="spellEnd"/>
            <w:r w:rsidRPr="00F247A5">
              <w:rPr>
                <w:sz w:val="28"/>
                <w:szCs w:val="28"/>
              </w:rPr>
              <w:t xml:space="preserve"> </w:t>
            </w:r>
            <w:proofErr w:type="spellStart"/>
            <w:r w:rsidRPr="00F247A5">
              <w:rPr>
                <w:sz w:val="28"/>
                <w:szCs w:val="28"/>
              </w:rPr>
              <w:t>thuế</w:t>
            </w:r>
            <w:proofErr w:type="spellEnd"/>
          </w:p>
        </w:tc>
        <w:tc>
          <w:tcPr>
            <w:tcW w:w="7513" w:type="dxa"/>
          </w:tcPr>
          <w:p w14:paraId="79B3838D" w14:textId="63551517" w:rsidR="00A71107" w:rsidRPr="00F247A5" w:rsidRDefault="00A71107">
            <w:pPr>
              <w:tabs>
                <w:tab w:val="left" w:pos="1134"/>
              </w:tabs>
              <w:spacing w:after="0" w:line="240" w:lineRule="auto"/>
              <w:jc w:val="both"/>
              <w:rPr>
                <w:sz w:val="28"/>
                <w:szCs w:val="28"/>
              </w:rPr>
            </w:pPr>
            <w:r w:rsidRPr="00F247A5">
              <w:rPr>
                <w:sz w:val="28"/>
                <w:szCs w:val="28"/>
                <w:lang w:val="vi-VN"/>
              </w:rPr>
              <w:t xml:space="preserve">: </w:t>
            </w:r>
          </w:p>
        </w:tc>
      </w:tr>
      <w:tr w:rsidR="00FC6536" w:rsidRPr="00F247A5" w14:paraId="3D0B000B" w14:textId="77777777" w:rsidTr="00E74161">
        <w:trPr>
          <w:trHeight w:val="358"/>
        </w:trPr>
        <w:tc>
          <w:tcPr>
            <w:tcW w:w="1701" w:type="dxa"/>
          </w:tcPr>
          <w:p w14:paraId="62711B83" w14:textId="7BD233E6" w:rsidR="00FC6536" w:rsidRPr="00F247A5" w:rsidRDefault="00FC6536" w:rsidP="00FC6536">
            <w:pPr>
              <w:tabs>
                <w:tab w:val="left" w:pos="1134"/>
              </w:tabs>
              <w:spacing w:after="0" w:line="240" w:lineRule="auto"/>
              <w:rPr>
                <w:sz w:val="28"/>
                <w:szCs w:val="28"/>
              </w:rPr>
            </w:pPr>
            <w:r w:rsidRPr="00F247A5">
              <w:rPr>
                <w:sz w:val="28"/>
                <w:szCs w:val="28"/>
              </w:rPr>
              <w:t xml:space="preserve">Tài </w:t>
            </w:r>
            <w:proofErr w:type="spellStart"/>
            <w:r w:rsidRPr="00F247A5">
              <w:rPr>
                <w:sz w:val="28"/>
                <w:szCs w:val="28"/>
              </w:rPr>
              <w:t>khoản</w:t>
            </w:r>
            <w:proofErr w:type="spellEnd"/>
            <w:r w:rsidRPr="00F247A5">
              <w:rPr>
                <w:sz w:val="28"/>
                <w:szCs w:val="28"/>
              </w:rPr>
              <w:t xml:space="preserve"> </w:t>
            </w:r>
            <w:proofErr w:type="spellStart"/>
            <w:r w:rsidRPr="00F247A5">
              <w:rPr>
                <w:sz w:val="28"/>
                <w:szCs w:val="28"/>
              </w:rPr>
              <w:t>số</w:t>
            </w:r>
            <w:proofErr w:type="spellEnd"/>
          </w:p>
        </w:tc>
        <w:tc>
          <w:tcPr>
            <w:tcW w:w="7513" w:type="dxa"/>
          </w:tcPr>
          <w:p w14:paraId="28396601" w14:textId="7030109B" w:rsidR="00FC6536" w:rsidRPr="00F247A5" w:rsidRDefault="00FC6536" w:rsidP="00FC6536">
            <w:pPr>
              <w:tabs>
                <w:tab w:val="left" w:pos="1134"/>
              </w:tabs>
              <w:spacing w:after="0" w:line="240" w:lineRule="auto"/>
              <w:jc w:val="both"/>
              <w:rPr>
                <w:sz w:val="28"/>
                <w:szCs w:val="28"/>
                <w:lang w:val="vi-VN"/>
              </w:rPr>
            </w:pPr>
            <w:r w:rsidRPr="00F247A5">
              <w:rPr>
                <w:sz w:val="28"/>
                <w:szCs w:val="28"/>
              </w:rPr>
              <w:t xml:space="preserve">: </w:t>
            </w:r>
          </w:p>
        </w:tc>
      </w:tr>
      <w:tr w:rsidR="00FC6536" w:rsidRPr="00F247A5" w14:paraId="66DEE5D3" w14:textId="77777777" w:rsidTr="00E74161">
        <w:trPr>
          <w:trHeight w:val="358"/>
        </w:trPr>
        <w:tc>
          <w:tcPr>
            <w:tcW w:w="1701" w:type="dxa"/>
          </w:tcPr>
          <w:p w14:paraId="6001EC4B" w14:textId="7C1C4623" w:rsidR="00FC6536" w:rsidRPr="00F247A5" w:rsidRDefault="00FC6536" w:rsidP="00FC6536">
            <w:pPr>
              <w:tabs>
                <w:tab w:val="left" w:pos="1134"/>
              </w:tabs>
              <w:spacing w:after="0" w:line="240" w:lineRule="auto"/>
              <w:rPr>
                <w:sz w:val="28"/>
                <w:szCs w:val="28"/>
              </w:rPr>
            </w:pPr>
            <w:proofErr w:type="spellStart"/>
            <w:r w:rsidRPr="00F247A5">
              <w:rPr>
                <w:sz w:val="28"/>
                <w:szCs w:val="28"/>
              </w:rPr>
              <w:t>Mở</w:t>
            </w:r>
            <w:proofErr w:type="spellEnd"/>
            <w:r w:rsidRPr="00F247A5">
              <w:rPr>
                <w:sz w:val="28"/>
                <w:szCs w:val="28"/>
              </w:rPr>
              <w:t xml:space="preserve"> </w:t>
            </w:r>
            <w:proofErr w:type="spellStart"/>
            <w:r w:rsidRPr="00F247A5">
              <w:rPr>
                <w:sz w:val="28"/>
                <w:szCs w:val="28"/>
              </w:rPr>
              <w:t>tại</w:t>
            </w:r>
            <w:proofErr w:type="spellEnd"/>
          </w:p>
        </w:tc>
        <w:tc>
          <w:tcPr>
            <w:tcW w:w="7513" w:type="dxa"/>
          </w:tcPr>
          <w:p w14:paraId="44D2D269" w14:textId="5980749D" w:rsidR="00FC6536" w:rsidRPr="00F247A5" w:rsidRDefault="00FC6536" w:rsidP="00FC6536">
            <w:pPr>
              <w:tabs>
                <w:tab w:val="left" w:pos="1134"/>
              </w:tabs>
              <w:spacing w:after="0" w:line="240" w:lineRule="auto"/>
              <w:jc w:val="both"/>
              <w:rPr>
                <w:sz w:val="28"/>
                <w:szCs w:val="28"/>
                <w:lang w:val="vi-VN"/>
              </w:rPr>
            </w:pPr>
            <w:r>
              <w:rPr>
                <w:sz w:val="28"/>
                <w:szCs w:val="28"/>
              </w:rPr>
              <w:t>:</w:t>
            </w:r>
          </w:p>
        </w:tc>
      </w:tr>
      <w:tr w:rsidR="00FC6536" w:rsidRPr="00F247A5" w14:paraId="072B7167" w14:textId="77777777" w:rsidTr="00E74161">
        <w:trPr>
          <w:trHeight w:val="358"/>
        </w:trPr>
        <w:tc>
          <w:tcPr>
            <w:tcW w:w="1701" w:type="dxa"/>
          </w:tcPr>
          <w:p w14:paraId="5AF51534" w14:textId="70651F8A" w:rsidR="00FC6536" w:rsidRPr="00F247A5" w:rsidRDefault="00FC6536" w:rsidP="00FC6536">
            <w:pPr>
              <w:tabs>
                <w:tab w:val="left" w:pos="1134"/>
              </w:tabs>
              <w:spacing w:after="0" w:line="240" w:lineRule="auto"/>
              <w:rPr>
                <w:sz w:val="28"/>
                <w:szCs w:val="28"/>
                <w:lang w:val="vi-VN"/>
              </w:rPr>
            </w:pPr>
            <w:r w:rsidRPr="00F247A5">
              <w:rPr>
                <w:sz w:val="28"/>
                <w:szCs w:val="28"/>
                <w:lang w:val="vi-VN"/>
              </w:rPr>
              <w:t>Đại diện bởi</w:t>
            </w:r>
          </w:p>
        </w:tc>
        <w:tc>
          <w:tcPr>
            <w:tcW w:w="7513" w:type="dxa"/>
          </w:tcPr>
          <w:p w14:paraId="073B40A3" w14:textId="5217052C" w:rsidR="00FC6536" w:rsidRPr="00F247A5" w:rsidRDefault="00FC6536" w:rsidP="00FC6536">
            <w:pPr>
              <w:tabs>
                <w:tab w:val="left" w:pos="1134"/>
              </w:tabs>
              <w:spacing w:after="0" w:line="240" w:lineRule="auto"/>
              <w:jc w:val="both"/>
              <w:rPr>
                <w:sz w:val="28"/>
                <w:szCs w:val="28"/>
                <w:lang w:val="vi-VN"/>
              </w:rPr>
            </w:pPr>
            <w:r w:rsidRPr="00F247A5">
              <w:rPr>
                <w:sz w:val="28"/>
                <w:szCs w:val="28"/>
                <w:lang w:val="vi-VN"/>
              </w:rPr>
              <w:t xml:space="preserve">: </w:t>
            </w:r>
          </w:p>
        </w:tc>
      </w:tr>
      <w:tr w:rsidR="00FC6536" w:rsidRPr="00F247A5" w14:paraId="3AED4446" w14:textId="77777777" w:rsidTr="00E74161">
        <w:trPr>
          <w:trHeight w:val="358"/>
        </w:trPr>
        <w:tc>
          <w:tcPr>
            <w:tcW w:w="1701" w:type="dxa"/>
          </w:tcPr>
          <w:p w14:paraId="28AA3B22" w14:textId="5004D212" w:rsidR="00FC6536" w:rsidRPr="00F247A5" w:rsidRDefault="00FC6536" w:rsidP="00FC6536">
            <w:pPr>
              <w:tabs>
                <w:tab w:val="left" w:pos="1134"/>
              </w:tabs>
              <w:spacing w:after="0" w:line="240" w:lineRule="auto"/>
              <w:rPr>
                <w:sz w:val="28"/>
                <w:szCs w:val="28"/>
                <w:lang w:val="vi-VN"/>
              </w:rPr>
            </w:pPr>
            <w:r w:rsidRPr="00F247A5">
              <w:rPr>
                <w:sz w:val="28"/>
                <w:szCs w:val="28"/>
                <w:lang w:val="vi-VN"/>
              </w:rPr>
              <w:t>Chức vụ</w:t>
            </w:r>
            <w:r w:rsidRPr="00F247A5">
              <w:rPr>
                <w:sz w:val="28"/>
                <w:szCs w:val="28"/>
                <w:lang w:val="vi-VN"/>
              </w:rPr>
              <w:tab/>
            </w:r>
          </w:p>
        </w:tc>
        <w:tc>
          <w:tcPr>
            <w:tcW w:w="7513" w:type="dxa"/>
          </w:tcPr>
          <w:p w14:paraId="25AB6277" w14:textId="51892E76" w:rsidR="00FC6536" w:rsidRPr="00F247A5" w:rsidRDefault="00FC6536" w:rsidP="00FC6536">
            <w:pPr>
              <w:tabs>
                <w:tab w:val="left" w:pos="1134"/>
              </w:tabs>
              <w:spacing w:after="0" w:line="240" w:lineRule="auto"/>
              <w:jc w:val="both"/>
              <w:rPr>
                <w:sz w:val="28"/>
                <w:szCs w:val="28"/>
              </w:rPr>
            </w:pPr>
            <w:r w:rsidRPr="00F247A5">
              <w:rPr>
                <w:sz w:val="28"/>
                <w:szCs w:val="28"/>
                <w:lang w:val="vi-VN"/>
              </w:rPr>
              <w:t>:</w:t>
            </w:r>
          </w:p>
        </w:tc>
      </w:tr>
      <w:tr w:rsidR="00FC6536" w:rsidRPr="00F247A5" w14:paraId="750BBAEE" w14:textId="77777777" w:rsidTr="00FA1B8A">
        <w:trPr>
          <w:trHeight w:val="358"/>
        </w:trPr>
        <w:tc>
          <w:tcPr>
            <w:tcW w:w="9214" w:type="dxa"/>
            <w:gridSpan w:val="2"/>
          </w:tcPr>
          <w:p w14:paraId="11D35FB7" w14:textId="61AC25AD" w:rsidR="00FC6536" w:rsidRPr="00F247A5" w:rsidRDefault="00FC6536" w:rsidP="00FC6536">
            <w:pPr>
              <w:spacing w:after="0" w:line="240" w:lineRule="auto"/>
              <w:jc w:val="both"/>
              <w:rPr>
                <w:rFonts w:eastAsia="Calibri"/>
                <w:i/>
                <w:sz w:val="28"/>
                <w:lang w:eastAsia="en-US"/>
              </w:rPr>
            </w:pPr>
            <w:r w:rsidRPr="00F247A5">
              <w:rPr>
                <w:i/>
                <w:sz w:val="26"/>
                <w:szCs w:val="26"/>
                <w:lang w:val="vi-VN"/>
              </w:rPr>
              <w:t>Sau đây gọi tắt là “</w:t>
            </w:r>
            <w:r w:rsidRPr="00F247A5">
              <w:rPr>
                <w:b/>
                <w:bCs/>
                <w:i/>
                <w:sz w:val="26"/>
                <w:szCs w:val="26"/>
                <w:lang w:val="vi-VN"/>
              </w:rPr>
              <w:t xml:space="preserve">Bên </w:t>
            </w:r>
            <w:r w:rsidRPr="00F247A5">
              <w:rPr>
                <w:b/>
                <w:bCs/>
                <w:i/>
                <w:sz w:val="26"/>
                <w:szCs w:val="26"/>
              </w:rPr>
              <w:t>B</w:t>
            </w:r>
            <w:r w:rsidRPr="00F247A5">
              <w:rPr>
                <w:i/>
                <w:sz w:val="26"/>
                <w:szCs w:val="26"/>
                <w:lang w:val="vi-VN"/>
              </w:rPr>
              <w:t xml:space="preserve">” hoặc </w:t>
            </w:r>
            <w:r w:rsidRPr="00F247A5">
              <w:rPr>
                <w:b/>
                <w:i/>
                <w:sz w:val="26"/>
                <w:szCs w:val="26"/>
              </w:rPr>
              <w:t>…</w:t>
            </w:r>
          </w:p>
        </w:tc>
      </w:tr>
    </w:tbl>
    <w:p w14:paraId="2B01A92C" w14:textId="6F093E99" w:rsidR="0091484B" w:rsidRPr="00F247A5" w:rsidRDefault="00F578C8" w:rsidP="00F61AC9">
      <w:pPr>
        <w:spacing w:before="80" w:after="0" w:line="240" w:lineRule="auto"/>
        <w:ind w:firstLine="720"/>
        <w:jc w:val="both"/>
        <w:rPr>
          <w:i/>
          <w:noProof/>
          <w:sz w:val="28"/>
          <w:lang w:val="vi-VN"/>
        </w:rPr>
      </w:pPr>
      <w:bookmarkStart w:id="14" w:name="_Hlk160717467"/>
      <w:r w:rsidRPr="00F247A5">
        <w:rPr>
          <w:i/>
          <w:noProof/>
          <w:sz w:val="28"/>
          <w:lang w:val="vi-VN"/>
        </w:rPr>
        <w:t xml:space="preserve">Bên A và Bên B được gọi chung là </w:t>
      </w:r>
      <w:r w:rsidRPr="00F247A5">
        <w:rPr>
          <w:i/>
          <w:noProof/>
          <w:sz w:val="28"/>
        </w:rPr>
        <w:t>“</w:t>
      </w:r>
      <w:r w:rsidRPr="00F247A5">
        <w:rPr>
          <w:b/>
          <w:bCs/>
          <w:i/>
          <w:noProof/>
          <w:sz w:val="28"/>
          <w:lang w:val="vi-VN"/>
        </w:rPr>
        <w:t>Các Bên</w:t>
      </w:r>
      <w:r w:rsidRPr="00F247A5">
        <w:rPr>
          <w:i/>
          <w:noProof/>
          <w:sz w:val="28"/>
        </w:rPr>
        <w:t>”</w:t>
      </w:r>
      <w:r w:rsidRPr="00F247A5">
        <w:rPr>
          <w:i/>
          <w:noProof/>
          <w:sz w:val="28"/>
          <w:lang w:val="vi-VN"/>
        </w:rPr>
        <w:t>, “</w:t>
      </w:r>
      <w:r w:rsidRPr="00F247A5">
        <w:rPr>
          <w:b/>
          <w:bCs/>
          <w:i/>
          <w:noProof/>
          <w:sz w:val="28"/>
          <w:lang w:val="vi-VN"/>
        </w:rPr>
        <w:t>Hai Bên</w:t>
      </w:r>
      <w:r w:rsidRPr="00F247A5">
        <w:rPr>
          <w:i/>
          <w:noProof/>
          <w:sz w:val="28"/>
          <w:lang w:val="vi-VN"/>
        </w:rPr>
        <w:t xml:space="preserve">” và gọi riêng là </w:t>
      </w:r>
      <w:r w:rsidRPr="00F247A5">
        <w:rPr>
          <w:i/>
          <w:noProof/>
          <w:sz w:val="28"/>
        </w:rPr>
        <w:t>“</w:t>
      </w:r>
      <w:r w:rsidRPr="00F247A5">
        <w:rPr>
          <w:b/>
          <w:bCs/>
          <w:i/>
          <w:noProof/>
          <w:sz w:val="28"/>
          <w:lang w:val="vi-VN"/>
        </w:rPr>
        <w:t>Bên</w:t>
      </w:r>
      <w:r w:rsidRPr="00F247A5">
        <w:rPr>
          <w:i/>
          <w:noProof/>
          <w:sz w:val="28"/>
        </w:rPr>
        <w:t>”</w:t>
      </w:r>
      <w:r w:rsidRPr="00F247A5">
        <w:rPr>
          <w:i/>
          <w:noProof/>
          <w:sz w:val="28"/>
          <w:lang w:val="vi-VN"/>
        </w:rPr>
        <w:t>.</w:t>
      </w:r>
      <w:r w:rsidRPr="00F247A5">
        <w:rPr>
          <w:rFonts w:ascii="Myriad Pro" w:hAnsi="Myriad Pro"/>
        </w:rPr>
        <w:t xml:space="preserve"> </w:t>
      </w:r>
      <w:r w:rsidR="0091484B" w:rsidRPr="00F247A5">
        <w:rPr>
          <w:i/>
          <w:noProof/>
          <w:sz w:val="28"/>
          <w:lang w:val="vi-VN"/>
        </w:rPr>
        <w:t>Sau khi xem xét nhu cầu và khả năng Các Bên, chúng tôi thỏa thuận ký kết Hợp đồng cung cấp</w:t>
      </w:r>
      <w:r w:rsidR="009B4EB5" w:rsidRPr="00F247A5">
        <w:rPr>
          <w:i/>
          <w:noProof/>
          <w:sz w:val="28"/>
        </w:rPr>
        <w:t xml:space="preserve"> sản phẩm,</w:t>
      </w:r>
      <w:r w:rsidR="0091484B" w:rsidRPr="00F247A5">
        <w:rPr>
          <w:i/>
          <w:noProof/>
          <w:sz w:val="28"/>
          <w:lang w:val="vi-VN"/>
        </w:rPr>
        <w:t xml:space="preserve"> dịch vụ</w:t>
      </w:r>
      <w:r w:rsidRPr="00F247A5">
        <w:rPr>
          <w:i/>
          <w:noProof/>
          <w:sz w:val="28"/>
        </w:rPr>
        <w:t xml:space="preserve"> từ Hệ thống xác thực điện tử</w:t>
      </w:r>
      <w:r w:rsidR="0091484B" w:rsidRPr="00F247A5">
        <w:rPr>
          <w:i/>
          <w:noProof/>
          <w:sz w:val="28"/>
          <w:lang w:val="vi-VN"/>
        </w:rPr>
        <w:t xml:space="preserve"> (sau đây gọi tắt là </w:t>
      </w:r>
      <w:r w:rsidR="00F94C29" w:rsidRPr="00F247A5">
        <w:rPr>
          <w:iCs/>
          <w:noProof/>
          <w:sz w:val="28"/>
        </w:rPr>
        <w:t>“</w:t>
      </w:r>
      <w:r w:rsidR="0091484B" w:rsidRPr="00F247A5">
        <w:rPr>
          <w:b/>
          <w:i/>
          <w:noProof/>
          <w:sz w:val="28"/>
          <w:lang w:val="vi-VN"/>
        </w:rPr>
        <w:t>Hợp đồng</w:t>
      </w:r>
      <w:r w:rsidR="00F94C29" w:rsidRPr="00F247A5">
        <w:rPr>
          <w:iCs/>
          <w:noProof/>
          <w:sz w:val="28"/>
        </w:rPr>
        <w:t>”</w:t>
      </w:r>
      <w:r w:rsidR="0091484B" w:rsidRPr="00F247A5">
        <w:rPr>
          <w:i/>
          <w:noProof/>
          <w:sz w:val="28"/>
          <w:lang w:val="vi-VN"/>
        </w:rPr>
        <w:t>) như sau:</w:t>
      </w:r>
    </w:p>
    <w:bookmarkEnd w:id="14"/>
    <w:p w14:paraId="78FBF822" w14:textId="77777777" w:rsidR="008E3AAC" w:rsidRPr="00822A87" w:rsidRDefault="00673ADF" w:rsidP="00F61AC9">
      <w:pPr>
        <w:spacing w:before="80" w:after="0" w:line="240" w:lineRule="auto"/>
        <w:ind w:firstLine="720"/>
        <w:jc w:val="both"/>
        <w:rPr>
          <w:b/>
          <w:sz w:val="28"/>
          <w:lang w:val="vi-VN"/>
        </w:rPr>
      </w:pPr>
      <w:r w:rsidRPr="00822A87">
        <w:rPr>
          <w:b/>
          <w:sz w:val="28"/>
          <w:lang w:val="vi-VN"/>
        </w:rPr>
        <w:t>Điều 1. Giải thích từ ngữ</w:t>
      </w:r>
    </w:p>
    <w:p w14:paraId="51A8130F" w14:textId="5A2699C5" w:rsidR="008C5D85" w:rsidRPr="00822A87" w:rsidRDefault="008C5D85" w:rsidP="00E74161">
      <w:pPr>
        <w:pStyle w:val="ListParagraph"/>
        <w:autoSpaceDE/>
        <w:autoSpaceDN/>
        <w:spacing w:before="80"/>
        <w:ind w:left="0" w:firstLine="720"/>
        <w:contextualSpacing/>
        <w:jc w:val="both"/>
        <w:rPr>
          <w:sz w:val="28"/>
          <w:szCs w:val="28"/>
          <w:lang w:val="vi-VN"/>
        </w:rPr>
      </w:pPr>
      <w:r w:rsidRPr="00822A87">
        <w:rPr>
          <w:sz w:val="28"/>
          <w:szCs w:val="28"/>
          <w:lang w:val="vi-VN"/>
        </w:rPr>
        <w:t>1.</w:t>
      </w:r>
      <w:r w:rsidRPr="00822A87">
        <w:rPr>
          <w:b/>
          <w:bCs/>
          <w:sz w:val="28"/>
          <w:szCs w:val="28"/>
          <w:lang w:val="vi-VN"/>
        </w:rPr>
        <w:t xml:space="preserve"> </w:t>
      </w:r>
      <w:r w:rsidRPr="00F247A5">
        <w:rPr>
          <w:b/>
          <w:bCs/>
          <w:sz w:val="28"/>
          <w:szCs w:val="28"/>
          <w:lang w:val="vi-VN"/>
        </w:rPr>
        <w:t xml:space="preserve">Hệ </w:t>
      </w:r>
      <w:r w:rsidRPr="00F247A5">
        <w:rPr>
          <w:b/>
          <w:bCs/>
          <w:sz w:val="28"/>
          <w:szCs w:val="28"/>
        </w:rPr>
        <w:t>thống xác thực điện tử</w:t>
      </w:r>
      <w:r w:rsidR="00DC03AD" w:rsidRPr="00822A87">
        <w:rPr>
          <w:b/>
          <w:bCs/>
          <w:sz w:val="28"/>
          <w:szCs w:val="28"/>
          <w:lang w:val="vi-VN"/>
        </w:rPr>
        <w:t>:</w:t>
      </w:r>
      <w:r w:rsidRPr="00F247A5">
        <w:rPr>
          <w:sz w:val="28"/>
          <w:szCs w:val="28"/>
        </w:rPr>
        <w:t xml:space="preserve"> là hệ thống công nghệ thông tin được thiết kế, xây dựng, vận hành, quản trị</w:t>
      </w:r>
      <w:r w:rsidR="00FA1B8A" w:rsidRPr="00822A87">
        <w:rPr>
          <w:sz w:val="28"/>
          <w:szCs w:val="28"/>
          <w:lang w:val="vi-VN"/>
        </w:rPr>
        <w:t>,</w:t>
      </w:r>
      <w:r w:rsidRPr="00F247A5">
        <w:rPr>
          <w:sz w:val="28"/>
          <w:szCs w:val="28"/>
        </w:rPr>
        <w:t xml:space="preserve"> đáp ứng yêu cầu</w:t>
      </w:r>
      <w:r w:rsidR="00FA1B8A" w:rsidRPr="00822A87">
        <w:rPr>
          <w:sz w:val="28"/>
          <w:szCs w:val="28"/>
          <w:lang w:val="vi-VN"/>
        </w:rPr>
        <w:t xml:space="preserve"> </w:t>
      </w:r>
      <w:r w:rsidRPr="00F247A5">
        <w:rPr>
          <w:sz w:val="28"/>
          <w:szCs w:val="28"/>
        </w:rPr>
        <w:t>của Trung tâm RAR</w:t>
      </w:r>
      <w:r w:rsidR="00FA1B8A" w:rsidRPr="00822A87">
        <w:rPr>
          <w:sz w:val="28"/>
          <w:szCs w:val="28"/>
          <w:lang w:val="vi-VN"/>
        </w:rPr>
        <w:t xml:space="preserve">, </w:t>
      </w:r>
      <w:r w:rsidRPr="00F247A5">
        <w:rPr>
          <w:sz w:val="28"/>
          <w:szCs w:val="28"/>
        </w:rPr>
        <w:t>đã</w:t>
      </w:r>
      <w:r w:rsidR="00FA1B8A" w:rsidRPr="00822A87">
        <w:rPr>
          <w:sz w:val="28"/>
          <w:szCs w:val="28"/>
          <w:lang w:val="vi-VN"/>
        </w:rPr>
        <w:t xml:space="preserve"> được cấp có thẩm quyền</w:t>
      </w:r>
      <w:r w:rsidRPr="00F247A5">
        <w:rPr>
          <w:sz w:val="28"/>
          <w:szCs w:val="28"/>
        </w:rPr>
        <w:t xml:space="preserve"> phê duyệt để kết nối tới Hệ thống định danh và xác thực điện tử theo quy định pháp luật.</w:t>
      </w:r>
    </w:p>
    <w:p w14:paraId="2DA9E39A" w14:textId="0246EF88" w:rsidR="00FC1911" w:rsidRPr="00822A87" w:rsidRDefault="00963F68" w:rsidP="00F61AC9">
      <w:pPr>
        <w:spacing w:before="80" w:after="0" w:line="240" w:lineRule="auto"/>
        <w:ind w:firstLine="720"/>
        <w:jc w:val="both"/>
        <w:rPr>
          <w:noProof/>
          <w:sz w:val="28"/>
          <w:szCs w:val="28"/>
          <w:lang w:val="vi-VN"/>
        </w:rPr>
      </w:pPr>
      <w:r w:rsidRPr="00822A87">
        <w:rPr>
          <w:bCs/>
          <w:sz w:val="28"/>
          <w:szCs w:val="28"/>
          <w:lang w:val="vi-VN"/>
        </w:rPr>
        <w:t>2.</w:t>
      </w:r>
      <w:r w:rsidRPr="00822A87">
        <w:rPr>
          <w:b/>
          <w:sz w:val="28"/>
          <w:szCs w:val="28"/>
          <w:lang w:val="vi-VN"/>
        </w:rPr>
        <w:t xml:space="preserve"> </w:t>
      </w:r>
      <w:r w:rsidRPr="00822A87">
        <w:rPr>
          <w:b/>
          <w:bCs/>
          <w:noProof/>
          <w:sz w:val="28"/>
          <w:szCs w:val="28"/>
          <w:lang w:val="vi-VN"/>
        </w:rPr>
        <w:t>Sản phẩm, dịch</w:t>
      </w:r>
      <w:r w:rsidRPr="00822A87">
        <w:rPr>
          <w:b/>
          <w:noProof/>
          <w:sz w:val="28"/>
          <w:szCs w:val="28"/>
          <w:lang w:val="vi-VN"/>
        </w:rPr>
        <w:t xml:space="preserve"> vụ:</w:t>
      </w:r>
      <w:r w:rsidRPr="00F247A5">
        <w:rPr>
          <w:noProof/>
          <w:sz w:val="28"/>
          <w:szCs w:val="28"/>
          <w:lang w:val="vi-VN"/>
        </w:rPr>
        <w:t xml:space="preserve"> </w:t>
      </w:r>
      <w:r w:rsidRPr="00822A87">
        <w:rPr>
          <w:noProof/>
          <w:sz w:val="28"/>
          <w:szCs w:val="28"/>
          <w:lang w:val="vi-VN"/>
        </w:rPr>
        <w:t>được tạo từ Hệ thống xác thực điện tử mà Bên A</w:t>
      </w:r>
      <w:r w:rsidR="009F465F" w:rsidRPr="00822A87">
        <w:rPr>
          <w:noProof/>
          <w:sz w:val="28"/>
          <w:szCs w:val="28"/>
          <w:lang w:val="vi-VN"/>
        </w:rPr>
        <w:t xml:space="preserve"> </w:t>
      </w:r>
      <w:r w:rsidRPr="00822A87">
        <w:rPr>
          <w:noProof/>
          <w:sz w:val="28"/>
          <w:szCs w:val="28"/>
          <w:lang w:val="vi-VN"/>
        </w:rPr>
        <w:t xml:space="preserve">cung cấp cho Bên </w:t>
      </w:r>
      <w:r w:rsidR="009F465F" w:rsidRPr="00822A87">
        <w:rPr>
          <w:noProof/>
          <w:sz w:val="28"/>
          <w:szCs w:val="28"/>
          <w:lang w:val="vi-VN"/>
        </w:rPr>
        <w:t xml:space="preserve">B </w:t>
      </w:r>
      <w:r w:rsidRPr="00F247A5">
        <w:rPr>
          <w:noProof/>
          <w:sz w:val="28"/>
          <w:szCs w:val="28"/>
          <w:lang w:val="vi-VN"/>
        </w:rPr>
        <w:t xml:space="preserve">trên cơ sở tuân thủ quy định của pháp luật hiện hành. Phạm vi </w:t>
      </w:r>
      <w:r w:rsidR="00BA4503" w:rsidRPr="00822A87">
        <w:rPr>
          <w:noProof/>
          <w:sz w:val="28"/>
          <w:szCs w:val="28"/>
          <w:lang w:val="vi-VN"/>
        </w:rPr>
        <w:t xml:space="preserve">sản phẩm, </w:t>
      </w:r>
      <w:r w:rsidRPr="00F247A5">
        <w:rPr>
          <w:noProof/>
          <w:sz w:val="28"/>
          <w:szCs w:val="28"/>
          <w:lang w:val="vi-VN"/>
        </w:rPr>
        <w:t>dịch vụ sẽ được quy định chi tiết tại Hợp đồng này và (các) Phụ lục kèm theo (nếu có</w:t>
      </w:r>
      <w:r w:rsidRPr="00822A87">
        <w:rPr>
          <w:noProof/>
          <w:sz w:val="28"/>
          <w:szCs w:val="28"/>
          <w:lang w:val="vi-VN"/>
        </w:rPr>
        <w:t>).</w:t>
      </w:r>
    </w:p>
    <w:p w14:paraId="562549D1" w14:textId="26A78B7D" w:rsidR="00310597" w:rsidRPr="00822A87" w:rsidRDefault="00310597" w:rsidP="00F61AC9">
      <w:pPr>
        <w:spacing w:before="80" w:after="0" w:line="240" w:lineRule="auto"/>
        <w:ind w:firstLine="720"/>
        <w:jc w:val="both"/>
        <w:rPr>
          <w:noProof/>
          <w:sz w:val="28"/>
          <w:szCs w:val="28"/>
          <w:lang w:val="vi-VN"/>
        </w:rPr>
      </w:pPr>
      <w:r w:rsidRPr="00822A87">
        <w:rPr>
          <w:noProof/>
          <w:sz w:val="28"/>
          <w:szCs w:val="28"/>
          <w:lang w:val="vi-VN"/>
        </w:rPr>
        <w:t xml:space="preserve">3. </w:t>
      </w:r>
      <w:r w:rsidR="00600FF2" w:rsidRPr="00F247A5">
        <w:rPr>
          <w:b/>
          <w:noProof/>
          <w:sz w:val="28"/>
          <w:szCs w:val="28"/>
          <w:lang w:val="vi-VN"/>
        </w:rPr>
        <w:t>Khách hàng</w:t>
      </w:r>
      <w:r w:rsidR="00600FF2" w:rsidRPr="00822A87">
        <w:rPr>
          <w:b/>
          <w:noProof/>
          <w:sz w:val="28"/>
          <w:szCs w:val="28"/>
          <w:lang w:val="vi-VN"/>
        </w:rPr>
        <w:t>:</w:t>
      </w:r>
      <w:r w:rsidR="00600FF2" w:rsidRPr="00F247A5">
        <w:rPr>
          <w:noProof/>
          <w:sz w:val="28"/>
          <w:szCs w:val="28"/>
          <w:lang w:val="vi-VN"/>
        </w:rPr>
        <w:t xml:space="preserve"> là khách hàng </w:t>
      </w:r>
      <w:r w:rsidR="007A3C16" w:rsidRPr="00822A87">
        <w:rPr>
          <w:noProof/>
          <w:sz w:val="28"/>
          <w:szCs w:val="28"/>
          <w:lang w:val="vi-VN"/>
        </w:rPr>
        <w:t xml:space="preserve">(bao gồm tổ chức, cá nhân) </w:t>
      </w:r>
      <w:r w:rsidR="00EE1BCF" w:rsidRPr="00822A87">
        <w:rPr>
          <w:noProof/>
          <w:sz w:val="28"/>
          <w:szCs w:val="28"/>
          <w:lang w:val="vi-VN"/>
        </w:rPr>
        <w:t>của</w:t>
      </w:r>
      <w:r w:rsidR="00600FF2" w:rsidRPr="00F247A5">
        <w:rPr>
          <w:noProof/>
          <w:sz w:val="28"/>
          <w:szCs w:val="28"/>
          <w:lang w:val="vi-VN"/>
        </w:rPr>
        <w:t xml:space="preserve"> </w:t>
      </w:r>
      <w:r w:rsidR="007A3C16" w:rsidRPr="00822A87">
        <w:rPr>
          <w:sz w:val="28"/>
          <w:szCs w:val="28"/>
          <w:lang w:val="vi-VN"/>
        </w:rPr>
        <w:t>Bên B</w:t>
      </w:r>
      <w:r w:rsidR="007A3C16" w:rsidRPr="00F247A5">
        <w:rPr>
          <w:noProof/>
          <w:sz w:val="28"/>
          <w:szCs w:val="28"/>
          <w:lang w:val="vi-VN"/>
        </w:rPr>
        <w:t xml:space="preserve"> </w:t>
      </w:r>
      <w:r w:rsidR="00425EF4" w:rsidRPr="00822A87">
        <w:rPr>
          <w:noProof/>
          <w:sz w:val="28"/>
          <w:szCs w:val="28"/>
          <w:lang w:val="vi-VN"/>
        </w:rPr>
        <w:t xml:space="preserve">đồng ý sử dụng sản phẩm, dịch vụ do </w:t>
      </w:r>
      <w:r w:rsidR="00F578C8" w:rsidRPr="00822A87">
        <w:rPr>
          <w:noProof/>
          <w:sz w:val="28"/>
          <w:szCs w:val="28"/>
          <w:lang w:val="vi-VN"/>
        </w:rPr>
        <w:t>C</w:t>
      </w:r>
      <w:r w:rsidR="006E2493" w:rsidRPr="00822A87">
        <w:rPr>
          <w:noProof/>
          <w:sz w:val="28"/>
          <w:szCs w:val="28"/>
          <w:lang w:val="vi-VN"/>
        </w:rPr>
        <w:t>ác Bên cung cấp</w:t>
      </w:r>
      <w:r w:rsidR="00425EF4" w:rsidRPr="00822A87">
        <w:rPr>
          <w:noProof/>
          <w:sz w:val="28"/>
          <w:szCs w:val="28"/>
          <w:lang w:val="vi-VN"/>
        </w:rPr>
        <w:t xml:space="preserve"> </w:t>
      </w:r>
      <w:r w:rsidR="00037488" w:rsidRPr="00822A87">
        <w:rPr>
          <w:noProof/>
          <w:sz w:val="28"/>
          <w:szCs w:val="28"/>
          <w:lang w:val="vi-VN"/>
        </w:rPr>
        <w:t>theo quy định của pháp luật.</w:t>
      </w:r>
    </w:p>
    <w:p w14:paraId="655A427E" w14:textId="6FDF9363" w:rsidR="00600FF2" w:rsidRPr="00F247A5" w:rsidRDefault="00600FF2" w:rsidP="00F61AC9">
      <w:pPr>
        <w:spacing w:before="80" w:after="0" w:line="240" w:lineRule="auto"/>
        <w:ind w:firstLine="720"/>
        <w:jc w:val="both"/>
        <w:rPr>
          <w:noProof/>
          <w:sz w:val="28"/>
          <w:szCs w:val="28"/>
          <w:lang w:val="vi-VN"/>
        </w:rPr>
      </w:pPr>
      <w:r w:rsidRPr="00822A87">
        <w:rPr>
          <w:noProof/>
          <w:sz w:val="28"/>
          <w:szCs w:val="28"/>
          <w:lang w:val="vi-VN"/>
        </w:rPr>
        <w:t>4</w:t>
      </w:r>
      <w:r w:rsidRPr="00F247A5">
        <w:rPr>
          <w:noProof/>
          <w:sz w:val="28"/>
          <w:szCs w:val="28"/>
          <w:lang w:val="vi-VN"/>
        </w:rPr>
        <w:t xml:space="preserve">. </w:t>
      </w:r>
      <w:r w:rsidRPr="00F247A5">
        <w:rPr>
          <w:b/>
          <w:noProof/>
          <w:sz w:val="28"/>
          <w:szCs w:val="28"/>
          <w:lang w:val="vi-VN"/>
        </w:rPr>
        <w:t xml:space="preserve">Giá </w:t>
      </w:r>
      <w:r w:rsidR="006A0A09" w:rsidRPr="00822A87">
        <w:rPr>
          <w:b/>
          <w:noProof/>
          <w:sz w:val="28"/>
          <w:szCs w:val="28"/>
          <w:lang w:val="vi-VN"/>
        </w:rPr>
        <w:t xml:space="preserve">sản phẩm, </w:t>
      </w:r>
      <w:r w:rsidRPr="00F247A5">
        <w:rPr>
          <w:b/>
          <w:noProof/>
          <w:sz w:val="28"/>
          <w:szCs w:val="28"/>
          <w:lang w:val="vi-VN"/>
        </w:rPr>
        <w:t>dịch vụ được ban hành</w:t>
      </w:r>
      <w:r w:rsidRPr="00822A87">
        <w:rPr>
          <w:b/>
          <w:noProof/>
          <w:sz w:val="28"/>
          <w:szCs w:val="28"/>
          <w:lang w:val="vi-VN"/>
        </w:rPr>
        <w:t>:</w:t>
      </w:r>
      <w:r w:rsidRPr="00F247A5">
        <w:rPr>
          <w:noProof/>
          <w:sz w:val="28"/>
          <w:szCs w:val="28"/>
          <w:lang w:val="vi-VN"/>
        </w:rPr>
        <w:t xml:space="preserve"> là</w:t>
      </w:r>
      <w:r w:rsidR="00F578C8" w:rsidRPr="00822A87">
        <w:rPr>
          <w:noProof/>
          <w:sz w:val="28"/>
          <w:szCs w:val="28"/>
          <w:lang w:val="vi-VN"/>
        </w:rPr>
        <w:t xml:space="preserve"> </w:t>
      </w:r>
      <w:r w:rsidRPr="00F247A5">
        <w:rPr>
          <w:noProof/>
          <w:sz w:val="28"/>
          <w:szCs w:val="28"/>
          <w:lang w:val="vi-VN"/>
        </w:rPr>
        <w:t xml:space="preserve">giá được cơ quan có thẩm quyền phê duyệt và ban hành là cơ sở để thanh toán </w:t>
      </w:r>
      <w:r w:rsidR="00242292" w:rsidRPr="00822A87">
        <w:rPr>
          <w:noProof/>
          <w:sz w:val="28"/>
          <w:szCs w:val="28"/>
          <w:lang w:val="vi-VN"/>
        </w:rPr>
        <w:t>sản phẩm, d</w:t>
      </w:r>
      <w:r w:rsidRPr="00F247A5">
        <w:rPr>
          <w:noProof/>
          <w:sz w:val="28"/>
          <w:szCs w:val="28"/>
          <w:lang w:val="vi-VN"/>
        </w:rPr>
        <w:t xml:space="preserve">ịch vụ trong </w:t>
      </w:r>
      <w:r w:rsidR="00B93A21" w:rsidRPr="00822A87">
        <w:rPr>
          <w:noProof/>
          <w:sz w:val="28"/>
          <w:szCs w:val="28"/>
          <w:lang w:val="vi-VN"/>
        </w:rPr>
        <w:t>H</w:t>
      </w:r>
      <w:r w:rsidRPr="00F247A5">
        <w:rPr>
          <w:noProof/>
          <w:sz w:val="28"/>
          <w:szCs w:val="28"/>
          <w:lang w:val="vi-VN"/>
        </w:rPr>
        <w:t>ợp đồng này.</w:t>
      </w:r>
    </w:p>
    <w:p w14:paraId="5BFF4BDA" w14:textId="22D2B1CB" w:rsidR="00600FF2" w:rsidRPr="00822A87" w:rsidRDefault="00600FF2" w:rsidP="00F61AC9">
      <w:pPr>
        <w:spacing w:before="80" w:after="0" w:line="240" w:lineRule="auto"/>
        <w:ind w:firstLine="720"/>
        <w:jc w:val="both"/>
        <w:rPr>
          <w:noProof/>
          <w:sz w:val="28"/>
          <w:szCs w:val="28"/>
          <w:lang w:val="vi-VN"/>
        </w:rPr>
      </w:pPr>
      <w:r w:rsidRPr="00822A87">
        <w:rPr>
          <w:bCs/>
          <w:sz w:val="28"/>
          <w:szCs w:val="28"/>
          <w:lang w:val="vi-VN"/>
        </w:rPr>
        <w:t>5.</w:t>
      </w:r>
      <w:r w:rsidRPr="00F247A5">
        <w:rPr>
          <w:noProof/>
          <w:sz w:val="28"/>
          <w:szCs w:val="28"/>
          <w:lang w:val="vi-VN"/>
        </w:rPr>
        <w:t xml:space="preserve"> </w:t>
      </w:r>
      <w:r w:rsidRPr="00F247A5">
        <w:rPr>
          <w:b/>
          <w:noProof/>
          <w:sz w:val="28"/>
          <w:szCs w:val="28"/>
          <w:lang w:val="vi-VN"/>
        </w:rPr>
        <w:t>Giao dịch thành công</w:t>
      </w:r>
      <w:r w:rsidRPr="00822A87">
        <w:rPr>
          <w:b/>
          <w:noProof/>
          <w:sz w:val="28"/>
          <w:szCs w:val="28"/>
          <w:lang w:val="vi-VN"/>
        </w:rPr>
        <w:t>:</w:t>
      </w:r>
      <w:r w:rsidRPr="00F247A5">
        <w:rPr>
          <w:noProof/>
          <w:sz w:val="28"/>
          <w:szCs w:val="28"/>
          <w:lang w:val="vi-VN"/>
        </w:rPr>
        <w:t xml:space="preserve"> là giao dịch đã gọi</w:t>
      </w:r>
      <w:r w:rsidRPr="00822A87">
        <w:rPr>
          <w:noProof/>
          <w:sz w:val="28"/>
          <w:szCs w:val="28"/>
          <w:lang w:val="vi-VN"/>
        </w:rPr>
        <w:t xml:space="preserve">, trả </w:t>
      </w:r>
      <w:r w:rsidRPr="00F247A5">
        <w:rPr>
          <w:noProof/>
          <w:sz w:val="28"/>
          <w:szCs w:val="28"/>
          <w:lang w:val="vi-VN"/>
        </w:rPr>
        <w:t xml:space="preserve">kết quả </w:t>
      </w:r>
      <w:r w:rsidR="0080191C" w:rsidRPr="00F247A5">
        <w:rPr>
          <w:noProof/>
          <w:sz w:val="28"/>
          <w:szCs w:val="28"/>
          <w:lang w:val="vi-VN"/>
        </w:rPr>
        <w:t>thành công</w:t>
      </w:r>
      <w:r w:rsidR="0080191C" w:rsidRPr="00822A87">
        <w:rPr>
          <w:noProof/>
          <w:sz w:val="28"/>
          <w:szCs w:val="28"/>
          <w:lang w:val="vi-VN"/>
        </w:rPr>
        <w:t xml:space="preserve"> thông qua giao thức kết nối</w:t>
      </w:r>
      <w:r w:rsidRPr="00F247A5">
        <w:rPr>
          <w:noProof/>
          <w:sz w:val="28"/>
          <w:szCs w:val="28"/>
          <w:lang w:val="vi-VN"/>
        </w:rPr>
        <w:t xml:space="preserve"> và có thông tin </w:t>
      </w:r>
      <w:r w:rsidRPr="00822A87">
        <w:rPr>
          <w:noProof/>
          <w:sz w:val="28"/>
          <w:szCs w:val="28"/>
          <w:lang w:val="vi-VN"/>
        </w:rPr>
        <w:t>C</w:t>
      </w:r>
      <w:r w:rsidRPr="00F247A5">
        <w:rPr>
          <w:noProof/>
          <w:sz w:val="28"/>
          <w:szCs w:val="28"/>
          <w:lang w:val="vi-VN"/>
        </w:rPr>
        <w:t xml:space="preserve">ông dân </w:t>
      </w:r>
      <w:r w:rsidRPr="00822A87">
        <w:rPr>
          <w:noProof/>
          <w:sz w:val="28"/>
          <w:szCs w:val="28"/>
          <w:lang w:val="vi-VN"/>
        </w:rPr>
        <w:t>đ</w:t>
      </w:r>
      <w:r w:rsidRPr="00F247A5">
        <w:rPr>
          <w:noProof/>
          <w:sz w:val="28"/>
          <w:szCs w:val="28"/>
          <w:lang w:val="vi-VN"/>
        </w:rPr>
        <w:t xml:space="preserve">ịnh danh </w:t>
      </w:r>
      <w:r w:rsidR="000174FB">
        <w:rPr>
          <w:noProof/>
          <w:sz w:val="28"/>
          <w:szCs w:val="28"/>
          <w:lang w:val="vi-VN"/>
        </w:rPr>
        <w:t>điện tử mức</w:t>
      </w:r>
      <w:r w:rsidRPr="00F247A5">
        <w:rPr>
          <w:noProof/>
          <w:sz w:val="28"/>
          <w:szCs w:val="28"/>
          <w:lang w:val="vi-VN"/>
        </w:rPr>
        <w:t xml:space="preserve"> độ 2 trên </w:t>
      </w:r>
      <w:r w:rsidRPr="00822A87">
        <w:rPr>
          <w:noProof/>
          <w:sz w:val="28"/>
          <w:szCs w:val="28"/>
          <w:lang w:val="vi-VN"/>
        </w:rPr>
        <w:t>H</w:t>
      </w:r>
      <w:r w:rsidRPr="00F247A5">
        <w:rPr>
          <w:noProof/>
          <w:sz w:val="28"/>
          <w:szCs w:val="28"/>
          <w:lang w:val="vi-VN"/>
        </w:rPr>
        <w:t>ệ thống định danh và xác thực điện tử</w:t>
      </w:r>
      <w:r w:rsidR="004E33F5" w:rsidRPr="00822A87">
        <w:rPr>
          <w:noProof/>
          <w:sz w:val="28"/>
          <w:szCs w:val="28"/>
          <w:lang w:val="vi-VN"/>
        </w:rPr>
        <w:t>.</w:t>
      </w:r>
    </w:p>
    <w:p w14:paraId="0B1A684E" w14:textId="4600EF08" w:rsidR="00D33B6C" w:rsidRPr="00F247A5" w:rsidRDefault="00D33B6C" w:rsidP="00F61AC9">
      <w:pPr>
        <w:spacing w:before="80" w:after="0" w:line="240" w:lineRule="auto"/>
        <w:ind w:firstLine="720"/>
        <w:jc w:val="both"/>
        <w:rPr>
          <w:b/>
          <w:noProof/>
          <w:sz w:val="28"/>
          <w:szCs w:val="28"/>
          <w:lang w:val="vi-VN"/>
        </w:rPr>
      </w:pPr>
      <w:r w:rsidRPr="00822A87">
        <w:rPr>
          <w:noProof/>
          <w:sz w:val="28"/>
          <w:szCs w:val="28"/>
          <w:lang w:val="vi-VN"/>
        </w:rPr>
        <w:t xml:space="preserve">6. </w:t>
      </w:r>
      <w:r w:rsidRPr="00F247A5">
        <w:rPr>
          <w:b/>
          <w:noProof/>
          <w:sz w:val="28"/>
          <w:szCs w:val="28"/>
          <w:lang w:val="vi-VN"/>
        </w:rPr>
        <w:t>Hợp đồng</w:t>
      </w:r>
      <w:r w:rsidRPr="00822A87">
        <w:rPr>
          <w:noProof/>
          <w:sz w:val="28"/>
          <w:szCs w:val="28"/>
          <w:lang w:val="vi-VN"/>
        </w:rPr>
        <w:t xml:space="preserve">: </w:t>
      </w:r>
      <w:r w:rsidRPr="00F247A5">
        <w:rPr>
          <w:noProof/>
          <w:sz w:val="28"/>
          <w:szCs w:val="28"/>
          <w:lang w:val="vi-VN"/>
        </w:rPr>
        <w:t xml:space="preserve">có nghĩa là Hợp đồng </w:t>
      </w:r>
      <w:r w:rsidR="00D62BBA" w:rsidRPr="00822A87">
        <w:rPr>
          <w:noProof/>
          <w:sz w:val="28"/>
          <w:szCs w:val="28"/>
          <w:lang w:val="vi-VN"/>
        </w:rPr>
        <w:t>này và các</w:t>
      </w:r>
      <w:r w:rsidRPr="00F247A5">
        <w:rPr>
          <w:noProof/>
          <w:sz w:val="28"/>
          <w:szCs w:val="28"/>
          <w:lang w:val="vi-VN"/>
        </w:rPr>
        <w:t xml:space="preserve"> phụ lục </w:t>
      </w:r>
      <w:r w:rsidR="00D62BBA" w:rsidRPr="00822A87">
        <w:rPr>
          <w:noProof/>
          <w:sz w:val="28"/>
          <w:szCs w:val="28"/>
          <w:lang w:val="vi-VN"/>
        </w:rPr>
        <w:t xml:space="preserve">Hợp đồng, </w:t>
      </w:r>
      <w:r w:rsidRPr="00F247A5">
        <w:rPr>
          <w:noProof/>
          <w:sz w:val="28"/>
          <w:szCs w:val="28"/>
          <w:lang w:val="vi-VN"/>
        </w:rPr>
        <w:t xml:space="preserve">và các </w:t>
      </w:r>
      <w:r w:rsidR="00D62BBA" w:rsidRPr="00822A87">
        <w:rPr>
          <w:noProof/>
          <w:sz w:val="28"/>
          <w:szCs w:val="28"/>
          <w:lang w:val="vi-VN"/>
        </w:rPr>
        <w:t xml:space="preserve">văn bản </w:t>
      </w:r>
      <w:r w:rsidRPr="00F247A5">
        <w:rPr>
          <w:noProof/>
          <w:sz w:val="28"/>
          <w:szCs w:val="28"/>
          <w:lang w:val="vi-VN"/>
        </w:rPr>
        <w:t>sửa đổi</w:t>
      </w:r>
      <w:r w:rsidR="00D62BBA" w:rsidRPr="00822A87">
        <w:rPr>
          <w:noProof/>
          <w:sz w:val="28"/>
          <w:szCs w:val="28"/>
          <w:lang w:val="vi-VN"/>
        </w:rPr>
        <w:t>, bổ sung (nếu có)</w:t>
      </w:r>
      <w:r w:rsidRPr="00F247A5">
        <w:rPr>
          <w:noProof/>
          <w:sz w:val="28"/>
          <w:szCs w:val="28"/>
          <w:lang w:val="vi-VN"/>
        </w:rPr>
        <w:t xml:space="preserve"> </w:t>
      </w:r>
      <w:r w:rsidR="00D62BBA" w:rsidRPr="00822A87">
        <w:rPr>
          <w:noProof/>
          <w:sz w:val="28"/>
          <w:szCs w:val="28"/>
          <w:lang w:val="vi-VN"/>
        </w:rPr>
        <w:t xml:space="preserve">được lập thành văn bản, </w:t>
      </w:r>
      <w:r w:rsidRPr="00F247A5">
        <w:rPr>
          <w:noProof/>
          <w:sz w:val="28"/>
          <w:szCs w:val="28"/>
          <w:lang w:val="vi-VN"/>
        </w:rPr>
        <w:t>có chữ ký</w:t>
      </w:r>
      <w:r w:rsidR="00D62BBA" w:rsidRPr="00822A87">
        <w:rPr>
          <w:noProof/>
          <w:sz w:val="28"/>
          <w:szCs w:val="28"/>
          <w:lang w:val="vi-VN"/>
        </w:rPr>
        <w:t>, đóng dấu</w:t>
      </w:r>
      <w:r w:rsidRPr="00F247A5">
        <w:rPr>
          <w:noProof/>
          <w:sz w:val="28"/>
          <w:szCs w:val="28"/>
          <w:lang w:val="vi-VN"/>
        </w:rPr>
        <w:t xml:space="preserve"> </w:t>
      </w:r>
      <w:r w:rsidR="00D62BBA" w:rsidRPr="00822A87">
        <w:rPr>
          <w:noProof/>
          <w:sz w:val="28"/>
          <w:szCs w:val="28"/>
          <w:lang w:val="vi-VN"/>
        </w:rPr>
        <w:t>bởi</w:t>
      </w:r>
      <w:r w:rsidRPr="00F247A5">
        <w:rPr>
          <w:noProof/>
          <w:sz w:val="28"/>
          <w:szCs w:val="28"/>
          <w:lang w:val="vi-VN"/>
        </w:rPr>
        <w:t xml:space="preserve"> người đại diện có thẩm quyền của Các Bên.</w:t>
      </w:r>
    </w:p>
    <w:p w14:paraId="4DDDBC47" w14:textId="7480B323" w:rsidR="00E7093C" w:rsidRPr="00F247A5" w:rsidRDefault="0020748A" w:rsidP="00F61AC9">
      <w:pPr>
        <w:spacing w:before="80" w:after="0" w:line="240" w:lineRule="auto"/>
        <w:ind w:firstLine="720"/>
        <w:jc w:val="both"/>
        <w:rPr>
          <w:noProof/>
          <w:sz w:val="28"/>
          <w:szCs w:val="28"/>
          <w:lang w:val="vi-VN"/>
        </w:rPr>
      </w:pPr>
      <w:r w:rsidRPr="00822A87">
        <w:rPr>
          <w:noProof/>
          <w:sz w:val="28"/>
          <w:szCs w:val="28"/>
          <w:lang w:val="vi-VN"/>
        </w:rPr>
        <w:t>7</w:t>
      </w:r>
      <w:r w:rsidR="00E7093C" w:rsidRPr="00F247A5">
        <w:rPr>
          <w:noProof/>
          <w:sz w:val="28"/>
          <w:szCs w:val="28"/>
          <w:lang w:val="vi-VN"/>
        </w:rPr>
        <w:t>.</w:t>
      </w:r>
      <w:r w:rsidR="00E7093C" w:rsidRPr="00F247A5">
        <w:rPr>
          <w:b/>
          <w:bCs/>
          <w:noProof/>
          <w:sz w:val="28"/>
          <w:szCs w:val="28"/>
          <w:lang w:val="vi-VN"/>
        </w:rPr>
        <w:t xml:space="preserve"> </w:t>
      </w:r>
      <w:r w:rsidR="00E7093C" w:rsidRPr="00F247A5">
        <w:rPr>
          <w:b/>
          <w:noProof/>
          <w:sz w:val="28"/>
          <w:szCs w:val="28"/>
          <w:lang w:val="vi-VN"/>
        </w:rPr>
        <w:t>Ngày</w:t>
      </w:r>
      <w:r w:rsidR="00E7093C" w:rsidRPr="00822A87">
        <w:rPr>
          <w:noProof/>
          <w:sz w:val="28"/>
          <w:szCs w:val="28"/>
          <w:lang w:val="vi-VN"/>
        </w:rPr>
        <w:t>:</w:t>
      </w:r>
      <w:r w:rsidR="00E7093C" w:rsidRPr="00F247A5">
        <w:rPr>
          <w:noProof/>
          <w:sz w:val="28"/>
          <w:szCs w:val="28"/>
          <w:lang w:val="vi-VN"/>
        </w:rPr>
        <w:t xml:space="preserve"> là ngày làm việc tính theo dương lịch, không bao gồm các ngày thứ bảy, chủ nhật, các ngày nghỉ lễ, tết theo quy định của pháp luật nước Cộng hòa xã hội chủ nghĩa Việt Nam.</w:t>
      </w:r>
    </w:p>
    <w:p w14:paraId="559FD0AF" w14:textId="30381A1F" w:rsidR="002367E7" w:rsidRPr="00822A87" w:rsidRDefault="0020748A" w:rsidP="00F61AC9">
      <w:pPr>
        <w:spacing w:before="80" w:after="0" w:line="240" w:lineRule="auto"/>
        <w:ind w:firstLine="720"/>
        <w:jc w:val="both"/>
        <w:rPr>
          <w:noProof/>
          <w:spacing w:val="-4"/>
          <w:sz w:val="28"/>
          <w:szCs w:val="28"/>
          <w:lang w:val="vi-VN"/>
        </w:rPr>
      </w:pPr>
      <w:r w:rsidRPr="00822A87">
        <w:rPr>
          <w:noProof/>
          <w:spacing w:val="-4"/>
          <w:sz w:val="28"/>
          <w:szCs w:val="28"/>
          <w:lang w:val="vi-VN"/>
        </w:rPr>
        <w:lastRenderedPageBreak/>
        <w:t>8</w:t>
      </w:r>
      <w:r w:rsidR="00E7093C" w:rsidRPr="00F247A5">
        <w:rPr>
          <w:noProof/>
          <w:spacing w:val="-4"/>
          <w:sz w:val="28"/>
          <w:szCs w:val="28"/>
          <w:lang w:val="vi-VN"/>
        </w:rPr>
        <w:t xml:space="preserve">. </w:t>
      </w:r>
      <w:r w:rsidR="00E7093C" w:rsidRPr="00F247A5">
        <w:rPr>
          <w:b/>
          <w:noProof/>
          <w:spacing w:val="-4"/>
          <w:sz w:val="28"/>
          <w:szCs w:val="28"/>
          <w:lang w:val="vi-VN"/>
        </w:rPr>
        <w:t xml:space="preserve">Bên </w:t>
      </w:r>
      <w:r w:rsidR="00D5066C" w:rsidRPr="00822A87">
        <w:rPr>
          <w:b/>
          <w:noProof/>
          <w:spacing w:val="-4"/>
          <w:sz w:val="28"/>
          <w:szCs w:val="28"/>
          <w:lang w:val="vi-VN"/>
        </w:rPr>
        <w:t>khác</w:t>
      </w:r>
      <w:r w:rsidR="00E7093C" w:rsidRPr="00822A87">
        <w:rPr>
          <w:b/>
          <w:noProof/>
          <w:spacing w:val="-4"/>
          <w:sz w:val="28"/>
          <w:szCs w:val="28"/>
          <w:lang w:val="vi-VN"/>
        </w:rPr>
        <w:t>:</w:t>
      </w:r>
      <w:r w:rsidR="00E7093C" w:rsidRPr="00F247A5">
        <w:rPr>
          <w:b/>
          <w:noProof/>
          <w:spacing w:val="-4"/>
          <w:sz w:val="28"/>
          <w:szCs w:val="28"/>
          <w:lang w:val="vi-VN"/>
        </w:rPr>
        <w:t xml:space="preserve"> </w:t>
      </w:r>
      <w:r w:rsidR="00E7093C" w:rsidRPr="00F247A5">
        <w:rPr>
          <w:noProof/>
          <w:spacing w:val="-4"/>
          <w:sz w:val="28"/>
          <w:szCs w:val="28"/>
          <w:lang w:val="vi-VN"/>
        </w:rPr>
        <w:t>là cá nhân, tổ chức ngoài Bên A</w:t>
      </w:r>
      <w:r w:rsidR="00D5066C" w:rsidRPr="00822A87">
        <w:rPr>
          <w:noProof/>
          <w:spacing w:val="-4"/>
          <w:sz w:val="28"/>
          <w:szCs w:val="28"/>
          <w:lang w:val="vi-VN"/>
        </w:rPr>
        <w:t>,</w:t>
      </w:r>
      <w:r w:rsidR="00E7093C" w:rsidRPr="00F247A5">
        <w:rPr>
          <w:noProof/>
          <w:spacing w:val="-4"/>
          <w:sz w:val="28"/>
          <w:szCs w:val="28"/>
          <w:lang w:val="vi-VN"/>
        </w:rPr>
        <w:t xml:space="preserve"> Bên B</w:t>
      </w:r>
      <w:r w:rsidR="00D5066C" w:rsidRPr="00822A87">
        <w:rPr>
          <w:noProof/>
          <w:spacing w:val="-4"/>
          <w:sz w:val="28"/>
          <w:szCs w:val="28"/>
          <w:lang w:val="vi-VN"/>
        </w:rPr>
        <w:t xml:space="preserve"> </w:t>
      </w:r>
      <w:r w:rsidR="00E7093C" w:rsidRPr="00F247A5">
        <w:rPr>
          <w:noProof/>
          <w:spacing w:val="-4"/>
          <w:sz w:val="28"/>
          <w:szCs w:val="28"/>
          <w:lang w:val="vi-VN"/>
        </w:rPr>
        <w:t>được quy định trong Hợp đồng này.</w:t>
      </w:r>
      <w:r w:rsidR="00856461" w:rsidRPr="00822A87">
        <w:rPr>
          <w:spacing w:val="-4"/>
          <w:sz w:val="28"/>
          <w:szCs w:val="28"/>
          <w:lang w:val="vi-VN"/>
        </w:rPr>
        <w:t xml:space="preserve"> </w:t>
      </w:r>
      <w:r w:rsidR="00856461" w:rsidRPr="00F247A5">
        <w:rPr>
          <w:noProof/>
          <w:spacing w:val="-4"/>
          <w:sz w:val="28"/>
          <w:szCs w:val="28"/>
          <w:lang w:val="vi-VN"/>
        </w:rPr>
        <w:t xml:space="preserve">Bên </w:t>
      </w:r>
      <w:r w:rsidR="00F771B5" w:rsidRPr="00822A87">
        <w:rPr>
          <w:noProof/>
          <w:spacing w:val="-4"/>
          <w:sz w:val="28"/>
          <w:szCs w:val="28"/>
          <w:lang w:val="vi-VN"/>
        </w:rPr>
        <w:t>khác</w:t>
      </w:r>
      <w:r w:rsidR="00856461" w:rsidRPr="00F247A5">
        <w:rPr>
          <w:noProof/>
          <w:spacing w:val="-4"/>
          <w:sz w:val="28"/>
          <w:szCs w:val="28"/>
          <w:lang w:val="vi-VN"/>
        </w:rPr>
        <w:t xml:space="preserve"> trong Hợp đồng này không được hiểu là bao gồm Khách hàng</w:t>
      </w:r>
      <w:r w:rsidR="00856461" w:rsidRPr="00822A87">
        <w:rPr>
          <w:noProof/>
          <w:spacing w:val="-4"/>
          <w:sz w:val="28"/>
          <w:szCs w:val="28"/>
          <w:lang w:val="vi-VN"/>
        </w:rPr>
        <w:t>.</w:t>
      </w:r>
    </w:p>
    <w:p w14:paraId="4E8CDC83" w14:textId="785040D4" w:rsidR="00E7093C" w:rsidRPr="00F247A5" w:rsidRDefault="0020748A" w:rsidP="002367E7">
      <w:pPr>
        <w:spacing w:before="80" w:after="0" w:line="240" w:lineRule="auto"/>
        <w:ind w:firstLine="720"/>
        <w:jc w:val="both"/>
        <w:rPr>
          <w:spacing w:val="-2"/>
          <w:sz w:val="28"/>
          <w:szCs w:val="28"/>
          <w:lang w:val="vi-VN"/>
        </w:rPr>
      </w:pPr>
      <w:r w:rsidRPr="00822A87">
        <w:rPr>
          <w:noProof/>
          <w:spacing w:val="-2"/>
          <w:sz w:val="28"/>
          <w:szCs w:val="28"/>
          <w:lang w:val="vi-VN"/>
        </w:rPr>
        <w:t>9</w:t>
      </w:r>
      <w:r w:rsidR="002367E7" w:rsidRPr="00822A87">
        <w:rPr>
          <w:noProof/>
          <w:spacing w:val="-2"/>
          <w:sz w:val="28"/>
          <w:szCs w:val="28"/>
          <w:lang w:val="vi-VN"/>
        </w:rPr>
        <w:t xml:space="preserve">. </w:t>
      </w:r>
      <w:r w:rsidR="002367E7" w:rsidRPr="00F247A5">
        <w:rPr>
          <w:b/>
          <w:noProof/>
          <w:spacing w:val="-2"/>
          <w:sz w:val="28"/>
          <w:lang w:val="vi-VN"/>
        </w:rPr>
        <w:t>Sự kiện Bất khả kháng</w:t>
      </w:r>
      <w:r w:rsidR="002367E7" w:rsidRPr="00F247A5">
        <w:rPr>
          <w:bCs/>
          <w:noProof/>
          <w:spacing w:val="-2"/>
          <w:sz w:val="28"/>
          <w:lang w:val="vi-VN"/>
        </w:rPr>
        <w:t xml:space="preserve">: là </w:t>
      </w:r>
      <w:r w:rsidR="003944E0" w:rsidRPr="00822A87">
        <w:rPr>
          <w:bCs/>
          <w:noProof/>
          <w:spacing w:val="-2"/>
          <w:sz w:val="28"/>
          <w:lang w:val="vi-VN"/>
        </w:rPr>
        <w:t>sự kiện xảy ra một cách khách quan không thể lường trước được và không thể khắc phục được mặc dù đã áp dụng mọi biện pháp cần thiết và khả năng cho phép</w:t>
      </w:r>
      <w:r w:rsidR="003944E0" w:rsidRPr="00F247A5" w:rsidDel="003944E0">
        <w:rPr>
          <w:bCs/>
          <w:noProof/>
          <w:spacing w:val="-2"/>
          <w:sz w:val="28"/>
          <w:lang w:val="vi-VN"/>
        </w:rPr>
        <w:t xml:space="preserve"> </w:t>
      </w:r>
      <w:r w:rsidR="000853A3" w:rsidRPr="00822A87">
        <w:rPr>
          <w:bCs/>
          <w:noProof/>
          <w:spacing w:val="-2"/>
          <w:sz w:val="28"/>
          <w:lang w:val="vi-VN"/>
        </w:rPr>
        <w:t>như</w:t>
      </w:r>
      <w:r w:rsidR="002367E7" w:rsidRPr="00F247A5">
        <w:rPr>
          <w:bCs/>
          <w:noProof/>
          <w:spacing w:val="-2"/>
          <w:sz w:val="28"/>
          <w:lang w:val="vi-VN"/>
        </w:rPr>
        <w:t xml:space="preserve"> chiến tranh, tình trạng khẩn cấp, tai nạn, dịch bệnh, hỏa hoạn, động đất, lũ lụt, bão dẫn đến bên bị ảnh hưởng trực tiếp bởi các sự kiện đó không thể thực hiện đúng và đủ nghĩa vụ theo Hợp đồng</w:t>
      </w:r>
      <w:r w:rsidR="002367E7" w:rsidRPr="00822A87">
        <w:rPr>
          <w:spacing w:val="-2"/>
          <w:sz w:val="28"/>
          <w:szCs w:val="28"/>
          <w:lang w:val="vi-VN"/>
        </w:rPr>
        <w:t>.</w:t>
      </w:r>
    </w:p>
    <w:p w14:paraId="236590D8" w14:textId="0AD79F18" w:rsidR="00460838" w:rsidRPr="00822A87" w:rsidRDefault="00460838" w:rsidP="00E74161">
      <w:pPr>
        <w:spacing w:before="80" w:after="0" w:line="240" w:lineRule="auto"/>
        <w:ind w:firstLine="720"/>
        <w:jc w:val="both"/>
        <w:rPr>
          <w:sz w:val="28"/>
          <w:szCs w:val="28"/>
          <w:lang w:val="vi-VN"/>
        </w:rPr>
      </w:pPr>
      <w:bookmarkStart w:id="15" w:name="_heading=h.gjdgxs" w:colFirst="0" w:colLast="0"/>
      <w:bookmarkEnd w:id="15"/>
      <w:r w:rsidRPr="00822A87">
        <w:rPr>
          <w:sz w:val="28"/>
          <w:szCs w:val="28"/>
          <w:lang w:val="vi-VN"/>
        </w:rPr>
        <w:t>Các thuật ngữ</w:t>
      </w:r>
      <w:r w:rsidR="00FF04C1" w:rsidRPr="00822A87">
        <w:rPr>
          <w:sz w:val="28"/>
          <w:szCs w:val="28"/>
          <w:lang w:val="vi-VN"/>
        </w:rPr>
        <w:t xml:space="preserve"> khác không</w:t>
      </w:r>
      <w:r w:rsidRPr="00822A87">
        <w:rPr>
          <w:sz w:val="28"/>
          <w:szCs w:val="28"/>
          <w:lang w:val="vi-VN"/>
        </w:rPr>
        <w:t xml:space="preserve"> được </w:t>
      </w:r>
      <w:r w:rsidR="00FF04C1" w:rsidRPr="00822A87">
        <w:rPr>
          <w:sz w:val="28"/>
          <w:szCs w:val="28"/>
          <w:lang w:val="vi-VN"/>
        </w:rPr>
        <w:t>quy định</w:t>
      </w:r>
      <w:r w:rsidRPr="00822A87">
        <w:rPr>
          <w:sz w:val="28"/>
          <w:szCs w:val="28"/>
          <w:lang w:val="vi-VN"/>
        </w:rPr>
        <w:t xml:space="preserve"> trong Hợp đồng này</w:t>
      </w:r>
      <w:r w:rsidR="00361E64" w:rsidRPr="00822A87">
        <w:rPr>
          <w:sz w:val="28"/>
          <w:szCs w:val="28"/>
          <w:lang w:val="vi-VN"/>
        </w:rPr>
        <w:t xml:space="preserve"> thì được hiểu theo các quy định của pháp luật tương ứng có liên quan.</w:t>
      </w:r>
    </w:p>
    <w:p w14:paraId="44F6F2F6" w14:textId="5D9810F9" w:rsidR="00DA0B5C" w:rsidRPr="00822A87" w:rsidRDefault="00673ADF" w:rsidP="002D4B28">
      <w:pPr>
        <w:spacing w:before="80" w:after="0" w:line="240" w:lineRule="auto"/>
        <w:ind w:firstLine="720"/>
        <w:jc w:val="both"/>
        <w:rPr>
          <w:noProof/>
          <w:sz w:val="28"/>
          <w:lang w:val="vi-VN"/>
        </w:rPr>
      </w:pPr>
      <w:r w:rsidRPr="00822A87">
        <w:rPr>
          <w:b/>
          <w:sz w:val="28"/>
          <w:lang w:val="vi-VN"/>
        </w:rPr>
        <w:t xml:space="preserve">Điều 2. </w:t>
      </w:r>
      <w:r w:rsidR="00085BDB" w:rsidRPr="00822A87">
        <w:rPr>
          <w:b/>
          <w:sz w:val="28"/>
          <w:lang w:val="vi-VN"/>
        </w:rPr>
        <w:t xml:space="preserve">Nội dung và phạm vi </w:t>
      </w:r>
      <w:r w:rsidR="008A4D54" w:rsidRPr="00822A87">
        <w:rPr>
          <w:b/>
          <w:sz w:val="28"/>
          <w:lang w:val="vi-VN"/>
        </w:rPr>
        <w:t>Hợp đồng</w:t>
      </w:r>
    </w:p>
    <w:p w14:paraId="58AD4FC6" w14:textId="3D1A3B54" w:rsidR="00E7093C" w:rsidRPr="00822A87" w:rsidRDefault="00E7093C" w:rsidP="00E74161">
      <w:pPr>
        <w:spacing w:before="80" w:after="0" w:line="240" w:lineRule="auto"/>
        <w:ind w:firstLine="720"/>
        <w:jc w:val="center"/>
        <w:rPr>
          <w:sz w:val="28"/>
          <w:lang w:val="vi-VN"/>
        </w:rPr>
      </w:pPr>
      <w:r w:rsidRPr="00F247A5">
        <w:rPr>
          <w:i/>
          <w:iCs/>
          <w:noProof/>
          <w:sz w:val="28"/>
          <w:lang w:val="vi-VN"/>
        </w:rPr>
        <w:t>(</w:t>
      </w:r>
      <w:r w:rsidR="00235780" w:rsidRPr="00822A87">
        <w:rPr>
          <w:i/>
          <w:iCs/>
          <w:noProof/>
          <w:sz w:val="28"/>
          <w:lang w:val="vi-VN"/>
        </w:rPr>
        <w:t>Chi tiết quy định tại</w:t>
      </w:r>
      <w:r w:rsidRPr="00F247A5">
        <w:rPr>
          <w:i/>
          <w:iCs/>
          <w:noProof/>
          <w:sz w:val="28"/>
          <w:lang w:val="vi-VN"/>
        </w:rPr>
        <w:t xml:space="preserve"> Phụ lục </w:t>
      </w:r>
      <w:r w:rsidR="00C05219" w:rsidRPr="00822A87">
        <w:rPr>
          <w:i/>
          <w:iCs/>
          <w:noProof/>
          <w:sz w:val="28"/>
          <w:lang w:val="vi-VN"/>
        </w:rPr>
        <w:t>01</w:t>
      </w:r>
      <w:r w:rsidRPr="00F247A5">
        <w:rPr>
          <w:i/>
          <w:iCs/>
          <w:noProof/>
          <w:sz w:val="28"/>
          <w:lang w:val="vi-VN"/>
        </w:rPr>
        <w:t xml:space="preserve"> của Hợp đồng này)</w:t>
      </w:r>
    </w:p>
    <w:p w14:paraId="4C224C6D" w14:textId="77777777" w:rsidR="008E3AAC" w:rsidRPr="00822A87" w:rsidRDefault="00673ADF" w:rsidP="00F61AC9">
      <w:pPr>
        <w:spacing w:before="80" w:after="0" w:line="240" w:lineRule="auto"/>
        <w:ind w:firstLine="720"/>
        <w:jc w:val="both"/>
        <w:rPr>
          <w:b/>
          <w:sz w:val="28"/>
          <w:lang w:val="vi-VN"/>
        </w:rPr>
      </w:pPr>
      <w:r w:rsidRPr="00822A87">
        <w:rPr>
          <w:b/>
          <w:sz w:val="28"/>
          <w:lang w:val="vi-VN"/>
        </w:rPr>
        <w:t>Điều 3. Nguyên tắc thực hiện</w:t>
      </w:r>
    </w:p>
    <w:p w14:paraId="58F37DA2" w14:textId="68778326" w:rsidR="00727D0F" w:rsidRPr="00822A87" w:rsidRDefault="00727D0F" w:rsidP="00F61AC9">
      <w:pPr>
        <w:spacing w:before="80" w:after="0" w:line="240" w:lineRule="auto"/>
        <w:ind w:firstLine="720"/>
        <w:jc w:val="both"/>
        <w:rPr>
          <w:sz w:val="28"/>
          <w:lang w:val="vi-VN"/>
        </w:rPr>
      </w:pPr>
      <w:r w:rsidRPr="00822A87">
        <w:rPr>
          <w:sz w:val="28"/>
          <w:lang w:val="vi-VN"/>
        </w:rPr>
        <w:t xml:space="preserve">1. </w:t>
      </w:r>
      <w:r w:rsidR="004E15C5" w:rsidRPr="00822A87">
        <w:rPr>
          <w:sz w:val="28"/>
          <w:lang w:val="vi-VN"/>
        </w:rPr>
        <w:t>Các</w:t>
      </w:r>
      <w:r w:rsidRPr="00822A87">
        <w:rPr>
          <w:sz w:val="28"/>
          <w:lang w:val="vi-VN"/>
        </w:rPr>
        <w:t xml:space="preserve"> Bên thống nhất nguyên tắc tự nguyện, bình đẳng, cùng có lợi, đảm bảo hợp tác bền vững, lâu dài, phát huy thế mạnh trên các lĩnh vực hoạt động, phù hợp với các quy định của pháp luật, quy định của mỗi Bên và các thỏa thuận, hợp tác mà </w:t>
      </w:r>
      <w:r w:rsidR="008674BA">
        <w:rPr>
          <w:sz w:val="28"/>
          <w:lang w:val="vi-VN"/>
        </w:rPr>
        <w:t>H</w:t>
      </w:r>
      <w:r w:rsidRPr="00822A87">
        <w:rPr>
          <w:sz w:val="28"/>
          <w:lang w:val="vi-VN"/>
        </w:rPr>
        <w:t>ai Bên đã ký.</w:t>
      </w:r>
    </w:p>
    <w:p w14:paraId="1027A604" w14:textId="69BE3CF1" w:rsidR="00727D0F" w:rsidRPr="00822A87" w:rsidRDefault="00727D0F" w:rsidP="00F61AC9">
      <w:pPr>
        <w:spacing w:before="80" w:after="0" w:line="240" w:lineRule="auto"/>
        <w:ind w:firstLine="720"/>
        <w:jc w:val="both"/>
        <w:rPr>
          <w:sz w:val="28"/>
          <w:lang w:val="vi-VN"/>
        </w:rPr>
      </w:pPr>
      <w:r w:rsidRPr="00822A87">
        <w:rPr>
          <w:sz w:val="28"/>
          <w:lang w:val="vi-VN"/>
        </w:rPr>
        <w:t xml:space="preserve">2. </w:t>
      </w:r>
      <w:r w:rsidR="004E15C5" w:rsidRPr="00822A87">
        <w:rPr>
          <w:noProof/>
          <w:sz w:val="28"/>
          <w:lang w:val="vi-VN"/>
        </w:rPr>
        <w:t>Các</w:t>
      </w:r>
      <w:r w:rsidR="00B377A2" w:rsidRPr="00F247A5">
        <w:rPr>
          <w:noProof/>
          <w:sz w:val="28"/>
          <w:lang w:val="vi-VN"/>
        </w:rPr>
        <w:t xml:space="preserve"> Bên cam kết sẽ thực hiện đúng các nội dung trong Hợp đồng này đảm bảo phù hợp với chức năng, quyền hạn và trách nhiệm của mình, phù hợp với các chấp thuận cần thiết, đảm bảo đúng quy định của pháp luật</w:t>
      </w:r>
      <w:r w:rsidRPr="00822A87">
        <w:rPr>
          <w:sz w:val="28"/>
          <w:lang w:val="vi-VN"/>
        </w:rPr>
        <w:t>.</w:t>
      </w:r>
      <w:r w:rsidR="00945D57" w:rsidRPr="00822A87">
        <w:rPr>
          <w:sz w:val="28"/>
          <w:lang w:val="vi-VN"/>
        </w:rPr>
        <w:t xml:space="preserve"> Trường hợp</w:t>
      </w:r>
      <w:r w:rsidR="003A6102" w:rsidRPr="00822A87">
        <w:rPr>
          <w:sz w:val="28"/>
          <w:lang w:val="vi-VN"/>
        </w:rPr>
        <w:t xml:space="preserve"> theo quy định của Cơ quan Nhà nước có thẩm quyền dẫn đến</w:t>
      </w:r>
      <w:r w:rsidR="00945D57" w:rsidRPr="00822A87">
        <w:rPr>
          <w:sz w:val="28"/>
          <w:lang w:val="vi-VN"/>
        </w:rPr>
        <w:t xml:space="preserve"> một trong </w:t>
      </w:r>
      <w:r w:rsidR="00C725D9" w:rsidRPr="00822A87">
        <w:rPr>
          <w:sz w:val="28"/>
          <w:lang w:val="vi-VN"/>
        </w:rPr>
        <w:t>H</w:t>
      </w:r>
      <w:r w:rsidR="00945D57" w:rsidRPr="00822A87">
        <w:rPr>
          <w:sz w:val="28"/>
          <w:lang w:val="vi-VN"/>
        </w:rPr>
        <w:t>ai Bên không còn chức năng</w:t>
      </w:r>
      <w:r w:rsidR="0012043A" w:rsidRPr="00822A87">
        <w:rPr>
          <w:sz w:val="28"/>
          <w:lang w:val="vi-VN"/>
        </w:rPr>
        <w:t>/khả năng</w:t>
      </w:r>
      <w:r w:rsidR="00945D57" w:rsidRPr="00822A87">
        <w:rPr>
          <w:sz w:val="28"/>
          <w:lang w:val="vi-VN"/>
        </w:rPr>
        <w:t xml:space="preserve"> </w:t>
      </w:r>
      <w:r w:rsidR="0012043A" w:rsidRPr="00822A87">
        <w:rPr>
          <w:sz w:val="28"/>
          <w:lang w:val="vi-VN"/>
        </w:rPr>
        <w:t>để có thể tiếp tục</w:t>
      </w:r>
      <w:r w:rsidR="0091484B" w:rsidRPr="00822A87">
        <w:rPr>
          <w:sz w:val="28"/>
          <w:lang w:val="vi-VN"/>
        </w:rPr>
        <w:t xml:space="preserve"> </w:t>
      </w:r>
      <w:r w:rsidR="00945D57" w:rsidRPr="00822A87">
        <w:rPr>
          <w:sz w:val="28"/>
          <w:lang w:val="vi-VN"/>
        </w:rPr>
        <w:t>cung cấp</w:t>
      </w:r>
      <w:r w:rsidR="000C3406" w:rsidRPr="00822A87">
        <w:rPr>
          <w:sz w:val="28"/>
          <w:lang w:val="vi-VN"/>
        </w:rPr>
        <w:t xml:space="preserve"> sản phẩm,</w:t>
      </w:r>
      <w:r w:rsidR="00945D57" w:rsidRPr="00822A87">
        <w:rPr>
          <w:sz w:val="28"/>
          <w:lang w:val="vi-VN"/>
        </w:rPr>
        <w:t xml:space="preserve"> dịch vụ của </w:t>
      </w:r>
      <w:r w:rsidR="0012043A" w:rsidRPr="00822A87">
        <w:rPr>
          <w:sz w:val="28"/>
          <w:lang w:val="vi-VN"/>
        </w:rPr>
        <w:t>B</w:t>
      </w:r>
      <w:r w:rsidR="00945D57" w:rsidRPr="00822A87">
        <w:rPr>
          <w:sz w:val="28"/>
          <w:lang w:val="vi-VN"/>
        </w:rPr>
        <w:t xml:space="preserve">ên mình </w:t>
      </w:r>
      <w:r w:rsidR="0012043A" w:rsidRPr="00822A87">
        <w:rPr>
          <w:sz w:val="28"/>
          <w:lang w:val="vi-VN"/>
        </w:rPr>
        <w:t xml:space="preserve">theo Hợp đồng này </w:t>
      </w:r>
      <w:r w:rsidR="00945D57" w:rsidRPr="00822A87">
        <w:rPr>
          <w:sz w:val="28"/>
          <w:lang w:val="vi-VN"/>
        </w:rPr>
        <w:t>thì</w:t>
      </w:r>
      <w:r w:rsidR="000C3406" w:rsidRPr="00822A87">
        <w:rPr>
          <w:sz w:val="28"/>
          <w:lang w:val="vi-VN"/>
        </w:rPr>
        <w:t xml:space="preserve"> ngay lập tức</w:t>
      </w:r>
      <w:r w:rsidR="00945D57" w:rsidRPr="00822A87">
        <w:rPr>
          <w:sz w:val="28"/>
          <w:lang w:val="vi-VN"/>
        </w:rPr>
        <w:t xml:space="preserve"> phải thông báo cho </w:t>
      </w:r>
      <w:r w:rsidR="00C725D9" w:rsidRPr="00822A87">
        <w:rPr>
          <w:sz w:val="28"/>
          <w:lang w:val="vi-VN"/>
        </w:rPr>
        <w:t>B</w:t>
      </w:r>
      <w:r w:rsidR="00945D57" w:rsidRPr="00822A87">
        <w:rPr>
          <w:sz w:val="28"/>
          <w:lang w:val="vi-VN"/>
        </w:rPr>
        <w:t>ên còn lại biết và</w:t>
      </w:r>
      <w:r w:rsidR="000C3406" w:rsidRPr="00822A87">
        <w:rPr>
          <w:sz w:val="28"/>
          <w:lang w:val="vi-VN"/>
        </w:rPr>
        <w:t xml:space="preserve"> </w:t>
      </w:r>
      <w:r w:rsidR="00B93A21" w:rsidRPr="00822A87">
        <w:rPr>
          <w:sz w:val="28"/>
          <w:lang w:val="vi-VN"/>
        </w:rPr>
        <w:t>C</w:t>
      </w:r>
      <w:r w:rsidR="005E350B" w:rsidRPr="00822A87">
        <w:rPr>
          <w:sz w:val="28"/>
          <w:lang w:val="vi-VN"/>
        </w:rPr>
        <w:t>ác</w:t>
      </w:r>
      <w:r w:rsidR="00FA65E8" w:rsidRPr="00822A87">
        <w:rPr>
          <w:sz w:val="28"/>
          <w:lang w:val="vi-VN"/>
        </w:rPr>
        <w:t xml:space="preserve"> Bên </w:t>
      </w:r>
      <w:r w:rsidR="000C3406" w:rsidRPr="00822A87">
        <w:rPr>
          <w:sz w:val="28"/>
          <w:lang w:val="vi-VN"/>
        </w:rPr>
        <w:t>thực hiện chấm dứt Hợp đồng này</w:t>
      </w:r>
      <w:r w:rsidR="00FA65E8" w:rsidRPr="00822A87">
        <w:rPr>
          <w:sz w:val="28"/>
          <w:lang w:val="vi-VN"/>
        </w:rPr>
        <w:t xml:space="preserve">. </w:t>
      </w:r>
    </w:p>
    <w:p w14:paraId="5C18AC16" w14:textId="13B74E79" w:rsidR="00727D0F" w:rsidRPr="00822A87" w:rsidRDefault="00727D0F" w:rsidP="00F61AC9">
      <w:pPr>
        <w:spacing w:before="80" w:after="0" w:line="240" w:lineRule="auto"/>
        <w:ind w:firstLine="720"/>
        <w:jc w:val="both"/>
        <w:rPr>
          <w:sz w:val="28"/>
          <w:lang w:val="vi-VN"/>
        </w:rPr>
      </w:pPr>
      <w:r w:rsidRPr="00822A87">
        <w:rPr>
          <w:sz w:val="28"/>
          <w:lang w:val="vi-VN"/>
        </w:rPr>
        <w:t xml:space="preserve">3. </w:t>
      </w:r>
      <w:r w:rsidR="00284FC0" w:rsidRPr="00822A87">
        <w:rPr>
          <w:noProof/>
          <w:sz w:val="28"/>
          <w:lang w:val="vi-VN"/>
        </w:rPr>
        <w:t>Các</w:t>
      </w:r>
      <w:r w:rsidR="00B377A2" w:rsidRPr="00F247A5">
        <w:rPr>
          <w:noProof/>
          <w:sz w:val="28"/>
          <w:lang w:val="vi-VN"/>
        </w:rPr>
        <w:t xml:space="preserve"> </w:t>
      </w:r>
      <w:r w:rsidR="0091484B" w:rsidRPr="00822A87">
        <w:rPr>
          <w:noProof/>
          <w:sz w:val="28"/>
          <w:lang w:val="vi-VN"/>
        </w:rPr>
        <w:t>B</w:t>
      </w:r>
      <w:r w:rsidR="00B377A2" w:rsidRPr="00F247A5">
        <w:rPr>
          <w:noProof/>
          <w:sz w:val="28"/>
          <w:lang w:val="vi-VN"/>
        </w:rPr>
        <w:t xml:space="preserve">ên phải đảm bảo nguyên tắc an ninh, an toàn, bảo mật và tuân thủ quy định về bảo vệ dữ liệu cá nhân trong quá trình kết nối </w:t>
      </w:r>
      <w:r w:rsidR="00B377A2" w:rsidRPr="00822A87">
        <w:rPr>
          <w:noProof/>
          <w:sz w:val="28"/>
          <w:lang w:val="vi-VN"/>
        </w:rPr>
        <w:t>H</w:t>
      </w:r>
      <w:r w:rsidR="00B377A2" w:rsidRPr="00F247A5">
        <w:rPr>
          <w:noProof/>
          <w:sz w:val="28"/>
          <w:lang w:val="vi-VN"/>
        </w:rPr>
        <w:t>ệ thống xác thực điện tử và sử dụng</w:t>
      </w:r>
      <w:r w:rsidR="004E1E30" w:rsidRPr="00822A87">
        <w:rPr>
          <w:noProof/>
          <w:sz w:val="28"/>
          <w:lang w:val="vi-VN"/>
        </w:rPr>
        <w:t xml:space="preserve"> sản phẩm,</w:t>
      </w:r>
      <w:r w:rsidR="00B377A2" w:rsidRPr="00F247A5">
        <w:rPr>
          <w:noProof/>
          <w:sz w:val="28"/>
          <w:lang w:val="vi-VN"/>
        </w:rPr>
        <w:t xml:space="preserve"> dịch vụ</w:t>
      </w:r>
      <w:r w:rsidRPr="00822A87">
        <w:rPr>
          <w:sz w:val="28"/>
          <w:lang w:val="vi-VN"/>
        </w:rPr>
        <w:t>.</w:t>
      </w:r>
    </w:p>
    <w:p w14:paraId="398EB085" w14:textId="7A1F349D" w:rsidR="00727D0F" w:rsidRPr="00822A87" w:rsidRDefault="00727D0F" w:rsidP="00F61AC9">
      <w:pPr>
        <w:spacing w:before="80" w:after="0" w:line="240" w:lineRule="auto"/>
        <w:ind w:firstLine="720"/>
        <w:jc w:val="both"/>
        <w:rPr>
          <w:sz w:val="28"/>
          <w:lang w:val="vi-VN"/>
        </w:rPr>
      </w:pPr>
      <w:r w:rsidRPr="00822A87">
        <w:rPr>
          <w:sz w:val="28"/>
          <w:lang w:val="vi-VN"/>
        </w:rPr>
        <w:t xml:space="preserve">4. </w:t>
      </w:r>
      <w:r w:rsidR="00284FC0" w:rsidRPr="00822A87">
        <w:rPr>
          <w:noProof/>
          <w:sz w:val="28"/>
          <w:lang w:val="vi-VN"/>
        </w:rPr>
        <w:t>Các</w:t>
      </w:r>
      <w:r w:rsidR="00B377A2" w:rsidRPr="00F247A5">
        <w:rPr>
          <w:noProof/>
          <w:sz w:val="28"/>
          <w:lang w:val="vi-VN"/>
        </w:rPr>
        <w:t xml:space="preserve"> Bên thỏa thuận sẽ tiếp tục xây dựng, hoàn thiện chi tiết nội dung </w:t>
      </w:r>
      <w:r w:rsidR="00B377A2" w:rsidRPr="00822A87">
        <w:rPr>
          <w:noProof/>
          <w:sz w:val="28"/>
          <w:lang w:val="vi-VN"/>
        </w:rPr>
        <w:t xml:space="preserve">các </w:t>
      </w:r>
      <w:r w:rsidR="00B377A2" w:rsidRPr="00F247A5">
        <w:rPr>
          <w:noProof/>
          <w:sz w:val="28"/>
          <w:lang w:val="vi-VN"/>
        </w:rPr>
        <w:t xml:space="preserve">Phụ lục tài liệu đặc tả kết nối với </w:t>
      </w:r>
      <w:r w:rsidR="00B377A2" w:rsidRPr="00822A87">
        <w:rPr>
          <w:noProof/>
          <w:sz w:val="28"/>
          <w:lang w:val="vi-VN"/>
        </w:rPr>
        <w:t xml:space="preserve">Hệ thống </w:t>
      </w:r>
      <w:r w:rsidR="00284FC0" w:rsidRPr="00822A87">
        <w:rPr>
          <w:noProof/>
          <w:sz w:val="28"/>
          <w:lang w:val="vi-VN"/>
        </w:rPr>
        <w:t>xác thực</w:t>
      </w:r>
      <w:r w:rsidR="00B377A2" w:rsidRPr="00F247A5">
        <w:rPr>
          <w:noProof/>
          <w:sz w:val="28"/>
          <w:lang w:val="vi-VN"/>
        </w:rPr>
        <w:t xml:space="preserve"> điện tử và sử dụng</w:t>
      </w:r>
      <w:r w:rsidR="000C05B2" w:rsidRPr="00822A87">
        <w:rPr>
          <w:noProof/>
          <w:sz w:val="28"/>
          <w:lang w:val="vi-VN"/>
        </w:rPr>
        <w:t xml:space="preserve"> sản phẩm,</w:t>
      </w:r>
      <w:r w:rsidR="00B377A2" w:rsidRPr="00F247A5">
        <w:rPr>
          <w:noProof/>
          <w:sz w:val="28"/>
          <w:lang w:val="vi-VN"/>
        </w:rPr>
        <w:t xml:space="preserve"> dịch vụ. Các thay đổi, bổ sung nếu có được </w:t>
      </w:r>
      <w:r w:rsidR="00E50B23" w:rsidRPr="00822A87">
        <w:rPr>
          <w:noProof/>
          <w:sz w:val="28"/>
          <w:lang w:val="vi-VN"/>
        </w:rPr>
        <w:t>Các Bên</w:t>
      </w:r>
      <w:r w:rsidR="00B377A2" w:rsidRPr="00F247A5">
        <w:rPr>
          <w:noProof/>
          <w:sz w:val="28"/>
          <w:lang w:val="vi-VN"/>
        </w:rPr>
        <w:t xml:space="preserve"> thống nhất, ký bổ sung tại</w:t>
      </w:r>
      <w:r w:rsidR="00B377A2" w:rsidRPr="00822A87">
        <w:rPr>
          <w:noProof/>
          <w:sz w:val="28"/>
          <w:lang w:val="vi-VN"/>
        </w:rPr>
        <w:t xml:space="preserve"> các</w:t>
      </w:r>
      <w:r w:rsidR="00B377A2" w:rsidRPr="00F247A5">
        <w:rPr>
          <w:noProof/>
          <w:sz w:val="28"/>
          <w:lang w:val="vi-VN"/>
        </w:rPr>
        <w:t xml:space="preserve"> phụ lục kèm theo </w:t>
      </w:r>
      <w:r w:rsidR="00B377A2" w:rsidRPr="00822A87">
        <w:rPr>
          <w:noProof/>
          <w:sz w:val="28"/>
          <w:lang w:val="vi-VN"/>
        </w:rPr>
        <w:t>Hợp đồng</w:t>
      </w:r>
      <w:r w:rsidR="00B377A2" w:rsidRPr="00F247A5">
        <w:rPr>
          <w:noProof/>
          <w:sz w:val="28"/>
          <w:lang w:val="vi-VN"/>
        </w:rPr>
        <w:t xml:space="preserve"> này</w:t>
      </w:r>
      <w:r w:rsidRPr="00822A87">
        <w:rPr>
          <w:sz w:val="28"/>
          <w:lang w:val="vi-VN"/>
        </w:rPr>
        <w:t>.</w:t>
      </w:r>
    </w:p>
    <w:p w14:paraId="5A8895AD" w14:textId="1A32542A" w:rsidR="00A83888" w:rsidRPr="00822A87" w:rsidRDefault="00E91669" w:rsidP="00F61AC9">
      <w:pPr>
        <w:spacing w:before="80" w:after="0" w:line="240" w:lineRule="auto"/>
        <w:ind w:firstLine="720"/>
        <w:jc w:val="both"/>
        <w:rPr>
          <w:sz w:val="28"/>
          <w:szCs w:val="28"/>
          <w:lang w:val="vi-VN"/>
        </w:rPr>
      </w:pPr>
      <w:r w:rsidRPr="00822A87">
        <w:rPr>
          <w:sz w:val="28"/>
          <w:szCs w:val="28"/>
          <w:lang w:val="vi-VN"/>
        </w:rPr>
        <w:t>5.</w:t>
      </w:r>
      <w:r w:rsidR="00A83888" w:rsidRPr="00822A87">
        <w:rPr>
          <w:sz w:val="28"/>
          <w:szCs w:val="28"/>
          <w:lang w:val="vi-VN"/>
        </w:rPr>
        <w:t xml:space="preserve"> Kết quả sử dụng </w:t>
      </w:r>
      <w:r w:rsidR="003F03F0" w:rsidRPr="00822A87">
        <w:rPr>
          <w:sz w:val="28"/>
          <w:szCs w:val="28"/>
          <w:lang w:val="vi-VN"/>
        </w:rPr>
        <w:t xml:space="preserve">sản phẩm, </w:t>
      </w:r>
      <w:r w:rsidR="00A83888" w:rsidRPr="00822A87">
        <w:rPr>
          <w:sz w:val="28"/>
          <w:szCs w:val="28"/>
          <w:lang w:val="vi-VN"/>
        </w:rPr>
        <w:t xml:space="preserve">dịch vụ được </w:t>
      </w:r>
      <w:r w:rsidR="002543CF" w:rsidRPr="00822A87">
        <w:rPr>
          <w:sz w:val="28"/>
          <w:szCs w:val="28"/>
          <w:lang w:val="vi-VN"/>
        </w:rPr>
        <w:t>Bên A</w:t>
      </w:r>
      <w:r w:rsidR="00351557" w:rsidRPr="00822A87">
        <w:rPr>
          <w:sz w:val="28"/>
          <w:szCs w:val="28"/>
          <w:lang w:val="vi-VN"/>
        </w:rPr>
        <w:t xml:space="preserve"> </w:t>
      </w:r>
      <w:r w:rsidR="00A83888" w:rsidRPr="00822A87">
        <w:rPr>
          <w:sz w:val="28"/>
          <w:szCs w:val="28"/>
          <w:lang w:val="vi-VN"/>
        </w:rPr>
        <w:t xml:space="preserve">đối soát </w:t>
      </w:r>
      <w:r w:rsidR="002543CF" w:rsidRPr="00822A87">
        <w:rPr>
          <w:sz w:val="28"/>
          <w:szCs w:val="28"/>
          <w:lang w:val="vi-VN"/>
        </w:rPr>
        <w:t xml:space="preserve">với Bên </w:t>
      </w:r>
      <w:r w:rsidR="00220A57" w:rsidRPr="00822A87">
        <w:rPr>
          <w:sz w:val="28"/>
          <w:szCs w:val="28"/>
          <w:lang w:val="vi-VN"/>
        </w:rPr>
        <w:t>B</w:t>
      </w:r>
      <w:r w:rsidR="002543CF" w:rsidRPr="00822A87">
        <w:rPr>
          <w:sz w:val="28"/>
          <w:szCs w:val="28"/>
          <w:lang w:val="vi-VN"/>
        </w:rPr>
        <w:t xml:space="preserve"> </w:t>
      </w:r>
      <w:r w:rsidR="00A83888" w:rsidRPr="00822A87">
        <w:rPr>
          <w:sz w:val="28"/>
          <w:szCs w:val="28"/>
          <w:lang w:val="vi-VN"/>
        </w:rPr>
        <w:t xml:space="preserve">và xác nhận hàng tháng theo quy định tại Điều </w:t>
      </w:r>
      <w:r w:rsidR="0041620B" w:rsidRPr="00822A87">
        <w:rPr>
          <w:sz w:val="28"/>
          <w:szCs w:val="28"/>
          <w:lang w:val="vi-VN"/>
        </w:rPr>
        <w:t>8</w:t>
      </w:r>
      <w:r w:rsidR="00A83888" w:rsidRPr="00822A87">
        <w:rPr>
          <w:sz w:val="28"/>
          <w:szCs w:val="28"/>
          <w:lang w:val="vi-VN"/>
        </w:rPr>
        <w:t xml:space="preserve"> của Hợp đồng và là căn cứ để tính giá trị </w:t>
      </w:r>
      <w:r w:rsidR="00AE06E8" w:rsidRPr="00822A87">
        <w:rPr>
          <w:sz w:val="28"/>
          <w:szCs w:val="28"/>
          <w:lang w:val="vi-VN"/>
        </w:rPr>
        <w:t xml:space="preserve">sản phẩm, </w:t>
      </w:r>
      <w:r w:rsidR="00A83888" w:rsidRPr="00822A87">
        <w:rPr>
          <w:sz w:val="28"/>
          <w:szCs w:val="28"/>
          <w:lang w:val="vi-VN"/>
        </w:rPr>
        <w:t xml:space="preserve">dịch vụ Bên </w:t>
      </w:r>
      <w:r w:rsidR="005E168D" w:rsidRPr="00822A87">
        <w:rPr>
          <w:sz w:val="28"/>
          <w:szCs w:val="28"/>
          <w:lang w:val="vi-VN"/>
        </w:rPr>
        <w:t>B</w:t>
      </w:r>
      <w:r w:rsidR="00A83888" w:rsidRPr="00822A87">
        <w:rPr>
          <w:sz w:val="28"/>
          <w:szCs w:val="28"/>
          <w:lang w:val="vi-VN"/>
        </w:rPr>
        <w:t xml:space="preserve"> cần thanh toán. Hai </w:t>
      </w:r>
      <w:r w:rsidR="00C725D9" w:rsidRPr="00822A87">
        <w:rPr>
          <w:sz w:val="28"/>
          <w:szCs w:val="28"/>
          <w:lang w:val="vi-VN"/>
        </w:rPr>
        <w:t>B</w:t>
      </w:r>
      <w:r w:rsidR="00A83888" w:rsidRPr="00822A87">
        <w:rPr>
          <w:sz w:val="28"/>
          <w:szCs w:val="28"/>
          <w:lang w:val="vi-VN"/>
        </w:rPr>
        <w:t>ên thống nhất điều chỉnh</w:t>
      </w:r>
      <w:r w:rsidR="00512A63" w:rsidRPr="00822A87">
        <w:rPr>
          <w:sz w:val="28"/>
          <w:szCs w:val="28"/>
          <w:lang w:val="vi-VN"/>
        </w:rPr>
        <w:t xml:space="preserve"> bằng văn bản </w:t>
      </w:r>
      <w:r w:rsidR="002503CF" w:rsidRPr="00822A87">
        <w:rPr>
          <w:sz w:val="28"/>
          <w:szCs w:val="28"/>
          <w:lang w:val="vi-VN"/>
        </w:rPr>
        <w:t>có chữ ký</w:t>
      </w:r>
      <w:r w:rsidR="00AE18F3" w:rsidRPr="00822A87">
        <w:rPr>
          <w:sz w:val="28"/>
          <w:szCs w:val="28"/>
          <w:lang w:val="vi-VN"/>
        </w:rPr>
        <w:t xml:space="preserve">, con dấu (nếu có con dấu) </w:t>
      </w:r>
      <w:r w:rsidR="002503CF" w:rsidRPr="00822A87">
        <w:rPr>
          <w:sz w:val="28"/>
          <w:szCs w:val="28"/>
          <w:lang w:val="vi-VN"/>
        </w:rPr>
        <w:t>của cấp có thẩm quyền</w:t>
      </w:r>
      <w:r w:rsidR="00A83888" w:rsidRPr="00822A87">
        <w:rPr>
          <w:sz w:val="28"/>
          <w:szCs w:val="28"/>
          <w:lang w:val="vi-VN"/>
        </w:rPr>
        <w:t xml:space="preserve"> về danh mục sản phẩm</w:t>
      </w:r>
      <w:r w:rsidR="00351557" w:rsidRPr="00822A87">
        <w:rPr>
          <w:sz w:val="28"/>
          <w:szCs w:val="28"/>
          <w:lang w:val="vi-VN"/>
        </w:rPr>
        <w:t>,</w:t>
      </w:r>
      <w:r w:rsidR="00A83888" w:rsidRPr="00822A87">
        <w:rPr>
          <w:sz w:val="28"/>
          <w:szCs w:val="28"/>
          <w:lang w:val="vi-VN"/>
        </w:rPr>
        <w:t xml:space="preserve"> dịch vụ và giá </w:t>
      </w:r>
      <w:r w:rsidR="00351557" w:rsidRPr="00822A87">
        <w:rPr>
          <w:sz w:val="28"/>
          <w:szCs w:val="28"/>
          <w:lang w:val="vi-VN"/>
        </w:rPr>
        <w:t xml:space="preserve">sản phẩm, </w:t>
      </w:r>
      <w:r w:rsidR="00A83888" w:rsidRPr="00822A87">
        <w:rPr>
          <w:sz w:val="28"/>
          <w:szCs w:val="28"/>
          <w:lang w:val="vi-VN"/>
        </w:rPr>
        <w:t>dịch vụ quy định về thanh toán khi có quyết định của cơ quan có thẩm quyền ban hành quy định về danh mục sản phẩm</w:t>
      </w:r>
      <w:r w:rsidR="002D5688" w:rsidRPr="00822A87">
        <w:rPr>
          <w:sz w:val="28"/>
          <w:szCs w:val="28"/>
          <w:lang w:val="vi-VN"/>
        </w:rPr>
        <w:t>,</w:t>
      </w:r>
      <w:r w:rsidR="00A83888" w:rsidRPr="00822A87">
        <w:rPr>
          <w:sz w:val="28"/>
          <w:szCs w:val="28"/>
          <w:lang w:val="vi-VN"/>
        </w:rPr>
        <w:t xml:space="preserve"> dịch vụ</w:t>
      </w:r>
      <w:r w:rsidR="00712851" w:rsidRPr="00822A87">
        <w:rPr>
          <w:sz w:val="28"/>
          <w:szCs w:val="28"/>
          <w:lang w:val="vi-VN"/>
        </w:rPr>
        <w:t xml:space="preserve"> mà Bên A được phép cung ứng</w:t>
      </w:r>
      <w:r w:rsidR="00A83888" w:rsidRPr="00822A87">
        <w:rPr>
          <w:sz w:val="28"/>
          <w:szCs w:val="28"/>
          <w:lang w:val="vi-VN"/>
        </w:rPr>
        <w:t xml:space="preserve"> và giá</w:t>
      </w:r>
      <w:r w:rsidR="00E2140C" w:rsidRPr="00822A87">
        <w:rPr>
          <w:sz w:val="28"/>
          <w:szCs w:val="28"/>
          <w:lang w:val="vi-VN"/>
        </w:rPr>
        <w:t xml:space="preserve"> sản phẩm,</w:t>
      </w:r>
      <w:r w:rsidR="00A83888" w:rsidRPr="00822A87">
        <w:rPr>
          <w:sz w:val="28"/>
          <w:szCs w:val="28"/>
          <w:lang w:val="vi-VN"/>
        </w:rPr>
        <w:t xml:space="preserve"> dịch vụ</w:t>
      </w:r>
      <w:r w:rsidR="00B6268D" w:rsidRPr="00822A87">
        <w:rPr>
          <w:sz w:val="28"/>
          <w:szCs w:val="28"/>
          <w:lang w:val="vi-VN"/>
        </w:rPr>
        <w:t xml:space="preserve"> tại Hợp đồng này</w:t>
      </w:r>
      <w:r w:rsidR="00A83888" w:rsidRPr="00822A87">
        <w:rPr>
          <w:sz w:val="28"/>
          <w:szCs w:val="28"/>
          <w:lang w:val="vi-VN"/>
        </w:rPr>
        <w:t xml:space="preserve">. </w:t>
      </w:r>
    </w:p>
    <w:p w14:paraId="4BEE67B4" w14:textId="6CCE11AF" w:rsidR="00E91669" w:rsidRPr="00822A87" w:rsidRDefault="00A83888" w:rsidP="00F61AC9">
      <w:pPr>
        <w:spacing w:before="80" w:after="0" w:line="240" w:lineRule="auto"/>
        <w:ind w:firstLine="720"/>
        <w:jc w:val="both"/>
        <w:rPr>
          <w:b/>
          <w:sz w:val="28"/>
          <w:lang w:val="vi-VN"/>
        </w:rPr>
      </w:pPr>
      <w:r w:rsidRPr="00822A87">
        <w:rPr>
          <w:sz w:val="28"/>
          <w:lang w:val="vi-VN"/>
        </w:rPr>
        <w:t>6.</w:t>
      </w:r>
      <w:r w:rsidR="00736122" w:rsidRPr="00822A87">
        <w:rPr>
          <w:sz w:val="28"/>
          <w:lang w:val="vi-VN"/>
        </w:rPr>
        <w:t xml:space="preserve"> </w:t>
      </w:r>
      <w:r w:rsidR="00673188" w:rsidRPr="00822A87">
        <w:rPr>
          <w:sz w:val="28"/>
          <w:lang w:val="vi-VN"/>
        </w:rPr>
        <w:t>Các</w:t>
      </w:r>
      <w:r w:rsidR="00736122" w:rsidRPr="00822A87">
        <w:rPr>
          <w:sz w:val="28"/>
          <w:lang w:val="vi-VN"/>
        </w:rPr>
        <w:t xml:space="preserve"> Bên</w:t>
      </w:r>
      <w:r w:rsidRPr="00822A87">
        <w:rPr>
          <w:sz w:val="28"/>
          <w:lang w:val="vi-VN"/>
        </w:rPr>
        <w:t xml:space="preserve"> chịu trách nhiệm trong việc </w:t>
      </w:r>
      <w:r w:rsidR="00736122" w:rsidRPr="00822A87">
        <w:rPr>
          <w:sz w:val="28"/>
          <w:lang w:val="vi-VN"/>
        </w:rPr>
        <w:t xml:space="preserve">cung ứng và sử dụng các </w:t>
      </w:r>
      <w:r w:rsidR="00673188" w:rsidRPr="00822A87">
        <w:rPr>
          <w:sz w:val="28"/>
          <w:lang w:val="vi-VN"/>
        </w:rPr>
        <w:t xml:space="preserve">sản phẩm, </w:t>
      </w:r>
      <w:r w:rsidR="00736122" w:rsidRPr="00822A87">
        <w:rPr>
          <w:sz w:val="28"/>
          <w:lang w:val="vi-VN"/>
        </w:rPr>
        <w:t>dịch vụ theo đúng quy định tại Hợp đồng này và quy định của pháp luật có liên quan (nếu có)</w:t>
      </w:r>
      <w:r w:rsidRPr="00822A87">
        <w:rPr>
          <w:sz w:val="28"/>
          <w:lang w:val="vi-VN"/>
        </w:rPr>
        <w:t xml:space="preserve">. </w:t>
      </w:r>
    </w:p>
    <w:p w14:paraId="1AE4A4E0" w14:textId="3B4B7965" w:rsidR="008E3AAC" w:rsidRPr="00822A87" w:rsidRDefault="00673ADF" w:rsidP="00F61AC9">
      <w:pPr>
        <w:spacing w:before="80" w:after="0" w:line="240" w:lineRule="auto"/>
        <w:ind w:firstLine="720"/>
        <w:jc w:val="both"/>
        <w:rPr>
          <w:b/>
          <w:sz w:val="28"/>
          <w:lang w:val="vi-VN"/>
        </w:rPr>
      </w:pPr>
      <w:r w:rsidRPr="00822A87">
        <w:rPr>
          <w:b/>
          <w:sz w:val="28"/>
          <w:lang w:val="vi-VN"/>
        </w:rPr>
        <w:t xml:space="preserve">Điều </w:t>
      </w:r>
      <w:r w:rsidR="001D783B" w:rsidRPr="00822A87">
        <w:rPr>
          <w:b/>
          <w:sz w:val="28"/>
          <w:lang w:val="vi-VN"/>
        </w:rPr>
        <w:t>4</w:t>
      </w:r>
      <w:r w:rsidRPr="00822A87">
        <w:rPr>
          <w:b/>
          <w:sz w:val="28"/>
          <w:lang w:val="vi-VN"/>
        </w:rPr>
        <w:t xml:space="preserve">. Quyền và trách nhiệm của </w:t>
      </w:r>
      <w:r w:rsidR="006D685A" w:rsidRPr="00822A87">
        <w:rPr>
          <w:b/>
          <w:sz w:val="28"/>
          <w:lang w:val="vi-VN"/>
        </w:rPr>
        <w:t>C</w:t>
      </w:r>
      <w:r w:rsidRPr="00822A87">
        <w:rPr>
          <w:b/>
          <w:sz w:val="28"/>
          <w:lang w:val="vi-VN"/>
        </w:rPr>
        <w:t>ác Bên</w:t>
      </w:r>
    </w:p>
    <w:p w14:paraId="100E4899" w14:textId="455D662E" w:rsidR="00645598" w:rsidRPr="00822A87" w:rsidRDefault="00645598" w:rsidP="00F61AC9">
      <w:pPr>
        <w:spacing w:before="80" w:after="0" w:line="240" w:lineRule="auto"/>
        <w:ind w:firstLine="720"/>
        <w:jc w:val="both"/>
        <w:rPr>
          <w:b/>
          <w:sz w:val="28"/>
          <w:lang w:val="vi-VN"/>
        </w:rPr>
      </w:pPr>
      <w:r w:rsidRPr="00822A87">
        <w:rPr>
          <w:b/>
          <w:sz w:val="28"/>
          <w:lang w:val="vi-VN"/>
        </w:rPr>
        <w:lastRenderedPageBreak/>
        <w:t xml:space="preserve">1. </w:t>
      </w:r>
      <w:r w:rsidR="00AB51A6" w:rsidRPr="00822A87">
        <w:rPr>
          <w:b/>
          <w:sz w:val="28"/>
          <w:lang w:val="vi-VN"/>
        </w:rPr>
        <w:t>Quyền và trách nhiệm của Bên A</w:t>
      </w:r>
    </w:p>
    <w:p w14:paraId="6243C740" w14:textId="4ACD9264" w:rsidR="00822A87" w:rsidRDefault="00822A87" w:rsidP="002D4B28">
      <w:pPr>
        <w:spacing w:before="80" w:after="0" w:line="240" w:lineRule="auto"/>
        <w:ind w:firstLine="720"/>
        <w:jc w:val="both"/>
        <w:rPr>
          <w:sz w:val="28"/>
          <w:lang w:val="vi-VN"/>
        </w:rPr>
      </w:pPr>
      <w:r>
        <w:rPr>
          <w:sz w:val="28"/>
          <w:lang w:val="vi-VN"/>
        </w:rPr>
        <w:t xml:space="preserve">a) </w:t>
      </w:r>
      <w:r w:rsidRPr="00822A87">
        <w:rPr>
          <w:sz w:val="28"/>
          <w:lang w:val="vi-VN"/>
        </w:rPr>
        <w:t>Tuân thủ các quy định của pháp luật về an toàn thông tin, an ninh mạng, giao dịch điện tử, tiêu chuẩn, tính chính xác, quy chuẩn kỹ thuật trong lĩnh vực định danh và xác thực điện tử.</w:t>
      </w:r>
    </w:p>
    <w:p w14:paraId="6194FDE8" w14:textId="3B526043" w:rsidR="00317663" w:rsidRPr="00822A87" w:rsidRDefault="00F55ED2" w:rsidP="002D4B28">
      <w:pPr>
        <w:spacing w:before="80" w:after="0" w:line="240" w:lineRule="auto"/>
        <w:ind w:firstLine="720"/>
        <w:jc w:val="both"/>
        <w:rPr>
          <w:sz w:val="28"/>
          <w:lang w:val="vi-VN"/>
        </w:rPr>
      </w:pPr>
      <w:r w:rsidRPr="00822A87">
        <w:rPr>
          <w:sz w:val="28"/>
          <w:lang w:val="vi-VN"/>
        </w:rPr>
        <w:t>Khi phát hiện mất an ninh, an toàn hệ thống của Bên B, Bên A được phép đơn phương tạm ngắt kết nối, tạm dừng cung cấp sản phẩm, dịch vụ ngay lập tức, đồng thời Bên A thông báo cho Bên B bằng văn bản ngay sau khi ngắt kết nối/tạm dừng cung cấp sản phẩm, dịch vụ để phối hợp xử lý</w:t>
      </w:r>
      <w:r w:rsidR="000E3596" w:rsidRPr="00822A87">
        <w:rPr>
          <w:sz w:val="28"/>
          <w:lang w:val="vi-VN"/>
        </w:rPr>
        <w:t>.</w:t>
      </w:r>
    </w:p>
    <w:p w14:paraId="05CCA1F6" w14:textId="147743DF" w:rsidR="00F55ED2" w:rsidRPr="00F247A5" w:rsidRDefault="00F55ED2" w:rsidP="00F247A5">
      <w:pPr>
        <w:spacing w:before="80" w:after="0" w:line="240" w:lineRule="auto"/>
        <w:ind w:firstLine="720"/>
        <w:jc w:val="both"/>
        <w:rPr>
          <w:bCs/>
          <w:iCs/>
          <w:spacing w:val="-2"/>
          <w:sz w:val="28"/>
          <w:szCs w:val="28"/>
          <w:lang w:val="it-IT"/>
        </w:rPr>
      </w:pPr>
      <w:r w:rsidRPr="00822A87">
        <w:rPr>
          <w:sz w:val="28"/>
          <w:lang w:val="vi-VN"/>
        </w:rPr>
        <w:t xml:space="preserve">b) </w:t>
      </w:r>
      <w:r w:rsidRPr="00F247A5">
        <w:rPr>
          <w:rFonts w:eastAsia="Calibri"/>
          <w:bCs/>
          <w:iCs/>
          <w:spacing w:val="-2"/>
          <w:sz w:val="28"/>
          <w:szCs w:val="28"/>
          <w:lang w:val="it-IT"/>
        </w:rPr>
        <w:t xml:space="preserve">Bên A có quyền tạm dừng cung cấp dịch vụ </w:t>
      </w:r>
      <w:r w:rsidRPr="00F247A5">
        <w:rPr>
          <w:bCs/>
          <w:iCs/>
          <w:spacing w:val="-2"/>
          <w:sz w:val="28"/>
          <w:szCs w:val="28"/>
          <w:lang w:val="it-IT"/>
        </w:rPr>
        <w:t xml:space="preserve">sau 15 (mười lăm) ngày kể từ thời điểm Bên B nhận được thông báo bằng văn bản của Bên A về việc vi phạm Hợp đồng mà Bên B </w:t>
      </w:r>
      <w:r w:rsidRPr="00F247A5">
        <w:rPr>
          <w:rFonts w:eastAsia="Calibri"/>
          <w:bCs/>
          <w:iCs/>
          <w:spacing w:val="-2"/>
          <w:sz w:val="28"/>
          <w:szCs w:val="28"/>
          <w:lang w:val="it-IT"/>
        </w:rPr>
        <w:t>không giải quyết dứt điểm vi phạm</w:t>
      </w:r>
      <w:r w:rsidRPr="00F247A5">
        <w:rPr>
          <w:bCs/>
          <w:iCs/>
          <w:spacing w:val="-2"/>
          <w:sz w:val="28"/>
          <w:szCs w:val="28"/>
          <w:lang w:val="it-IT"/>
        </w:rPr>
        <w:t>. Bên A không chịu trách nhiệm trước mọi hậu quả phát sinh từ việc tạm dừng cung cấp dịch vụ.</w:t>
      </w:r>
    </w:p>
    <w:p w14:paraId="1566B3C8" w14:textId="1264F8DA" w:rsidR="000E3596" w:rsidRPr="00822A87" w:rsidRDefault="00F55ED2" w:rsidP="000E3596">
      <w:pPr>
        <w:spacing w:before="80" w:after="0" w:line="240" w:lineRule="auto"/>
        <w:ind w:firstLine="720"/>
        <w:jc w:val="both"/>
        <w:rPr>
          <w:sz w:val="28"/>
          <w:lang w:val="it-IT"/>
        </w:rPr>
      </w:pPr>
      <w:r w:rsidRPr="00F247A5">
        <w:rPr>
          <w:bCs/>
          <w:iCs/>
          <w:sz w:val="28"/>
          <w:szCs w:val="28"/>
          <w:lang w:val="it-IT"/>
        </w:rPr>
        <w:t xml:space="preserve">Trong thời hạn 30 (ba mươi) ngày sau khi Bên A tạm dừng cung cấp dịch vụ nếu Bên B </w:t>
      </w:r>
      <w:r w:rsidRPr="00F247A5">
        <w:rPr>
          <w:rFonts w:eastAsia="Calibri"/>
          <w:bCs/>
          <w:iCs/>
          <w:spacing w:val="-2"/>
          <w:sz w:val="28"/>
          <w:szCs w:val="28"/>
          <w:lang w:val="it-IT"/>
        </w:rPr>
        <w:t xml:space="preserve">giải quyết dứt điểm </w:t>
      </w:r>
      <w:r w:rsidRPr="00F247A5">
        <w:rPr>
          <w:bCs/>
          <w:iCs/>
          <w:sz w:val="28"/>
          <w:szCs w:val="28"/>
          <w:lang w:val="it-IT"/>
        </w:rPr>
        <w:t xml:space="preserve">việc vi phạm thì Bên A tiếp tục cung cấp dịch vụ. Sau thời hạn nêu trên, nếu Bên B không </w:t>
      </w:r>
      <w:r w:rsidRPr="00F247A5">
        <w:rPr>
          <w:rFonts w:eastAsia="Calibri"/>
          <w:bCs/>
          <w:iCs/>
          <w:spacing w:val="-2"/>
          <w:sz w:val="28"/>
          <w:szCs w:val="28"/>
          <w:lang w:val="it-IT"/>
        </w:rPr>
        <w:t xml:space="preserve">giải quyết dứt điểm </w:t>
      </w:r>
      <w:r w:rsidRPr="00F247A5">
        <w:rPr>
          <w:bCs/>
          <w:iCs/>
          <w:sz w:val="28"/>
          <w:szCs w:val="28"/>
          <w:lang w:val="it-IT"/>
        </w:rPr>
        <w:t>việc vi phạm thì Bên A có quyền đơn phương chấm dứt Hợp đồng</w:t>
      </w:r>
      <w:r w:rsidR="000E3596">
        <w:rPr>
          <w:bCs/>
          <w:iCs/>
          <w:sz w:val="28"/>
          <w:szCs w:val="28"/>
          <w:lang w:val="it-IT"/>
        </w:rPr>
        <w:t>;</w:t>
      </w:r>
    </w:p>
    <w:p w14:paraId="7230C96C" w14:textId="462218F2" w:rsidR="000E3596" w:rsidRPr="00822A87" w:rsidRDefault="000E3596" w:rsidP="000E3596">
      <w:pPr>
        <w:spacing w:before="80" w:after="0" w:line="240" w:lineRule="auto"/>
        <w:ind w:firstLine="720"/>
        <w:jc w:val="both"/>
        <w:rPr>
          <w:sz w:val="28"/>
          <w:lang w:val="it-IT"/>
        </w:rPr>
      </w:pPr>
      <w:r w:rsidRPr="00822A87">
        <w:rPr>
          <w:sz w:val="28"/>
          <w:lang w:val="it-IT"/>
        </w:rPr>
        <w:t xml:space="preserve">c) </w:t>
      </w:r>
      <w:r w:rsidR="00645598" w:rsidRPr="00822A87">
        <w:rPr>
          <w:sz w:val="28"/>
          <w:lang w:val="it-IT"/>
        </w:rPr>
        <w:t xml:space="preserve">Tiếp nhận yêu cầu kết nối và </w:t>
      </w:r>
      <w:r w:rsidR="00504330" w:rsidRPr="00822A87">
        <w:rPr>
          <w:sz w:val="28"/>
          <w:lang w:val="it-IT"/>
        </w:rPr>
        <w:t>thực hiện</w:t>
      </w:r>
      <w:r w:rsidR="00645598" w:rsidRPr="00822A87">
        <w:rPr>
          <w:sz w:val="28"/>
          <w:lang w:val="it-IT"/>
        </w:rPr>
        <w:t xml:space="preserve"> kết nối hệ thống công nghệ thông tin của Bên </w:t>
      </w:r>
      <w:r w:rsidR="00E77DB4" w:rsidRPr="00822A87">
        <w:rPr>
          <w:sz w:val="28"/>
          <w:lang w:val="it-IT"/>
        </w:rPr>
        <w:t>B</w:t>
      </w:r>
      <w:r w:rsidR="00645598" w:rsidRPr="00822A87">
        <w:rPr>
          <w:sz w:val="28"/>
          <w:lang w:val="it-IT"/>
        </w:rPr>
        <w:t xml:space="preserve"> </w:t>
      </w:r>
      <w:r w:rsidR="00F35CC6" w:rsidRPr="00822A87">
        <w:rPr>
          <w:sz w:val="28"/>
          <w:lang w:val="it-IT"/>
        </w:rPr>
        <w:t>với</w:t>
      </w:r>
      <w:r w:rsidR="00645598" w:rsidRPr="00822A87">
        <w:rPr>
          <w:sz w:val="28"/>
          <w:lang w:val="it-IT"/>
        </w:rPr>
        <w:t xml:space="preserve"> </w:t>
      </w:r>
      <w:r w:rsidR="00AF6E0F" w:rsidRPr="00822A87">
        <w:rPr>
          <w:sz w:val="28"/>
          <w:lang w:val="it-IT"/>
        </w:rPr>
        <w:t>Hệ thống</w:t>
      </w:r>
      <w:r w:rsidR="00645598" w:rsidRPr="00822A87">
        <w:rPr>
          <w:sz w:val="28"/>
          <w:lang w:val="it-IT"/>
        </w:rPr>
        <w:t xml:space="preserve"> xác thực điện tử</w:t>
      </w:r>
      <w:r w:rsidR="00B44D6C" w:rsidRPr="00822A87">
        <w:rPr>
          <w:sz w:val="28"/>
          <w:lang w:val="it-IT"/>
        </w:rPr>
        <w:t>, Hệ thống định danh và xác thực điện tử</w:t>
      </w:r>
      <w:r w:rsidR="00645598" w:rsidRPr="00822A87">
        <w:rPr>
          <w:sz w:val="28"/>
          <w:lang w:val="it-IT"/>
        </w:rPr>
        <w:t xml:space="preserve"> để cung cấp </w:t>
      </w:r>
      <w:r w:rsidR="00923E2C" w:rsidRPr="00822A87">
        <w:rPr>
          <w:sz w:val="28"/>
          <w:lang w:val="it-IT"/>
        </w:rPr>
        <w:t>sản phẩm, d</w:t>
      </w:r>
      <w:r w:rsidR="00645598" w:rsidRPr="00822A87">
        <w:rPr>
          <w:sz w:val="28"/>
          <w:lang w:val="it-IT"/>
        </w:rPr>
        <w:t>ịch vụ tại từng thời kỳ phù hợp với quy định của pháp luật</w:t>
      </w:r>
      <w:r w:rsidR="00C72559" w:rsidRPr="00822A87">
        <w:rPr>
          <w:sz w:val="28"/>
          <w:lang w:val="it-IT"/>
        </w:rPr>
        <w:t xml:space="preserve"> và</w:t>
      </w:r>
      <w:r w:rsidR="006D26D7" w:rsidRPr="00822A87">
        <w:rPr>
          <w:sz w:val="28"/>
          <w:lang w:val="it-IT"/>
        </w:rPr>
        <w:t xml:space="preserve"> phạm vi </w:t>
      </w:r>
      <w:r w:rsidR="007C5BA0" w:rsidRPr="00822A87">
        <w:rPr>
          <w:sz w:val="28"/>
          <w:lang w:val="it-IT"/>
        </w:rPr>
        <w:t>H</w:t>
      </w:r>
      <w:r w:rsidR="006D26D7" w:rsidRPr="00822A87">
        <w:rPr>
          <w:sz w:val="28"/>
          <w:lang w:val="it-IT"/>
        </w:rPr>
        <w:t>ợp đồng này</w:t>
      </w:r>
      <w:r w:rsidR="008E72B4" w:rsidRPr="00822A87">
        <w:rPr>
          <w:sz w:val="28"/>
          <w:lang w:val="it-IT"/>
        </w:rPr>
        <w:t>;</w:t>
      </w:r>
    </w:p>
    <w:p w14:paraId="76FE9630" w14:textId="037AFDC5" w:rsidR="00645598" w:rsidRPr="00822A87" w:rsidRDefault="000E3596" w:rsidP="000E3596">
      <w:pPr>
        <w:spacing w:before="80" w:after="0" w:line="240" w:lineRule="auto"/>
        <w:ind w:firstLine="720"/>
        <w:jc w:val="both"/>
        <w:rPr>
          <w:sz w:val="28"/>
          <w:lang w:val="it-IT"/>
        </w:rPr>
      </w:pPr>
      <w:r w:rsidRPr="00822A87">
        <w:rPr>
          <w:sz w:val="28"/>
          <w:lang w:val="it-IT"/>
        </w:rPr>
        <w:t xml:space="preserve">d) </w:t>
      </w:r>
      <w:r w:rsidR="00645598" w:rsidRPr="00822A87">
        <w:rPr>
          <w:sz w:val="28"/>
          <w:lang w:val="it-IT"/>
        </w:rPr>
        <w:t>Đảm bảo đường truyền, hệ thống cơ sở hạ tầng của Bên A hoạt động ổn định, thông suốt</w:t>
      </w:r>
      <w:r w:rsidR="00997BE8" w:rsidRPr="00822A87">
        <w:rPr>
          <w:sz w:val="28"/>
          <w:lang w:val="it-IT"/>
        </w:rPr>
        <w:t>,</w:t>
      </w:r>
      <w:r w:rsidR="00645598" w:rsidRPr="00822A87">
        <w:rPr>
          <w:sz w:val="28"/>
          <w:lang w:val="it-IT"/>
        </w:rPr>
        <w:t xml:space="preserve"> </w:t>
      </w:r>
      <w:r w:rsidR="003E307A" w:rsidRPr="00822A87">
        <w:rPr>
          <w:sz w:val="28"/>
          <w:lang w:val="it-IT"/>
        </w:rPr>
        <w:t xml:space="preserve">giám sát và xử lý lỗi/sự cố phát sinh trong quá trình kết nối </w:t>
      </w:r>
      <w:r w:rsidR="003E307A" w:rsidRPr="00822A87">
        <w:rPr>
          <w:noProof/>
          <w:sz w:val="28"/>
          <w:lang w:val="it-IT"/>
        </w:rPr>
        <w:t>H</w:t>
      </w:r>
      <w:r w:rsidR="003E307A" w:rsidRPr="004114BC">
        <w:rPr>
          <w:noProof/>
          <w:sz w:val="28"/>
          <w:lang w:val="vi-VN"/>
        </w:rPr>
        <w:t xml:space="preserve">ệ thống công nghệ thông tin của Bên </w:t>
      </w:r>
      <w:r w:rsidR="002D2698" w:rsidRPr="00822A87">
        <w:rPr>
          <w:noProof/>
          <w:sz w:val="28"/>
          <w:lang w:val="it-IT"/>
        </w:rPr>
        <w:t>B</w:t>
      </w:r>
      <w:r w:rsidR="00F35CC6" w:rsidRPr="00822A87">
        <w:rPr>
          <w:sz w:val="28"/>
          <w:lang w:val="it-IT"/>
        </w:rPr>
        <w:t xml:space="preserve"> với</w:t>
      </w:r>
      <w:r w:rsidR="00645598" w:rsidRPr="00822A87">
        <w:rPr>
          <w:sz w:val="28"/>
          <w:lang w:val="it-IT"/>
        </w:rPr>
        <w:t xml:space="preserve"> </w:t>
      </w:r>
      <w:r w:rsidR="00510597" w:rsidRPr="00822A87">
        <w:rPr>
          <w:sz w:val="28"/>
          <w:lang w:val="it-IT"/>
        </w:rPr>
        <w:t xml:space="preserve">Hệ thống xác thực </w:t>
      </w:r>
      <w:r w:rsidR="006403B9" w:rsidRPr="00822A87">
        <w:rPr>
          <w:sz w:val="28"/>
          <w:lang w:val="it-IT"/>
        </w:rPr>
        <w:t>điện tử</w:t>
      </w:r>
      <w:r w:rsidR="00C04188" w:rsidRPr="00822A87">
        <w:rPr>
          <w:sz w:val="28"/>
          <w:lang w:val="it-IT"/>
        </w:rPr>
        <w:t>;</w:t>
      </w:r>
    </w:p>
    <w:p w14:paraId="173BD74A" w14:textId="5019B628" w:rsidR="00F30131" w:rsidRPr="00822A87" w:rsidRDefault="000E3596">
      <w:pPr>
        <w:pStyle w:val="ListParagraph"/>
        <w:spacing w:before="80"/>
        <w:ind w:left="0" w:firstLine="720"/>
        <w:jc w:val="both"/>
        <w:rPr>
          <w:sz w:val="28"/>
          <w:lang w:val="it-IT"/>
        </w:rPr>
      </w:pPr>
      <w:r w:rsidRPr="00822A87">
        <w:rPr>
          <w:sz w:val="28"/>
          <w:lang w:val="it-IT"/>
        </w:rPr>
        <w:t>e)</w:t>
      </w:r>
      <w:r w:rsidR="00C0100D" w:rsidRPr="00F247A5">
        <w:rPr>
          <w:sz w:val="28"/>
        </w:rPr>
        <w:t xml:space="preserve"> </w:t>
      </w:r>
      <w:r w:rsidR="00FA6238" w:rsidRPr="00822A87">
        <w:rPr>
          <w:sz w:val="28"/>
          <w:lang w:val="it-IT"/>
        </w:rPr>
        <w:t>P</w:t>
      </w:r>
      <w:r w:rsidR="00C0100D" w:rsidRPr="00F247A5">
        <w:rPr>
          <w:sz w:val="28"/>
        </w:rPr>
        <w:t xml:space="preserve">hối hợp Bên </w:t>
      </w:r>
      <w:r w:rsidR="00D87351" w:rsidRPr="00822A87">
        <w:rPr>
          <w:sz w:val="28"/>
          <w:lang w:val="it-IT"/>
        </w:rPr>
        <w:t>B</w:t>
      </w:r>
      <w:r w:rsidR="00C0100D" w:rsidRPr="00F247A5">
        <w:rPr>
          <w:sz w:val="28"/>
        </w:rPr>
        <w:t xml:space="preserve"> tổ chức rà soát, đối soát, xác nhận kết quả số lượng sản phẩm</w:t>
      </w:r>
      <w:r w:rsidR="00E855B3" w:rsidRPr="00822A87">
        <w:rPr>
          <w:sz w:val="28"/>
          <w:lang w:val="it-IT"/>
        </w:rPr>
        <w:t>,</w:t>
      </w:r>
      <w:r w:rsidR="00C0100D" w:rsidRPr="00F247A5">
        <w:rPr>
          <w:sz w:val="28"/>
        </w:rPr>
        <w:t xml:space="preserve"> dịch vụ đã cung cấp cho Bên </w:t>
      </w:r>
      <w:r w:rsidR="00207F60" w:rsidRPr="00822A87">
        <w:rPr>
          <w:sz w:val="28"/>
          <w:lang w:val="it-IT"/>
        </w:rPr>
        <w:t>B</w:t>
      </w:r>
      <w:r w:rsidRPr="00822A87">
        <w:rPr>
          <w:sz w:val="28"/>
          <w:lang w:val="it-IT"/>
        </w:rPr>
        <w:t>;</w:t>
      </w:r>
    </w:p>
    <w:p w14:paraId="760898C1" w14:textId="2DF88FBF" w:rsidR="000515ED" w:rsidRPr="00822A87" w:rsidRDefault="000E3596">
      <w:pPr>
        <w:pStyle w:val="ListParagraph"/>
        <w:spacing w:before="80"/>
        <w:ind w:left="0" w:firstLine="720"/>
        <w:jc w:val="both"/>
        <w:rPr>
          <w:sz w:val="28"/>
          <w:lang w:val="it-IT"/>
        </w:rPr>
      </w:pPr>
      <w:r w:rsidRPr="00822A87">
        <w:rPr>
          <w:sz w:val="28"/>
          <w:lang w:val="it-IT"/>
        </w:rPr>
        <w:t>f</w:t>
      </w:r>
      <w:r w:rsidR="000515ED" w:rsidRPr="00822A87">
        <w:rPr>
          <w:sz w:val="28"/>
          <w:lang w:val="it-IT"/>
        </w:rPr>
        <w:t xml:space="preserve">) </w:t>
      </w:r>
      <w:r w:rsidR="000515ED" w:rsidRPr="00822A87">
        <w:rPr>
          <w:rFonts w:eastAsia="SimSun"/>
          <w:sz w:val="28"/>
          <w:lang w:val="it-IT" w:eastAsia="zh-CN"/>
        </w:rPr>
        <w:t xml:space="preserve">Không được cung cấp lại các thông tin, dữ liệu có được hoặc phát sinh từ </w:t>
      </w:r>
      <w:r w:rsidR="00923E2C" w:rsidRPr="00822A87">
        <w:rPr>
          <w:rFonts w:eastAsia="SimSun"/>
          <w:sz w:val="28"/>
          <w:lang w:val="it-IT" w:eastAsia="zh-CN"/>
        </w:rPr>
        <w:t xml:space="preserve">sản phẩm, </w:t>
      </w:r>
      <w:r w:rsidR="00923E2C" w:rsidRPr="00822A87">
        <w:rPr>
          <w:sz w:val="28"/>
          <w:lang w:val="it-IT"/>
        </w:rPr>
        <w:t>d</w:t>
      </w:r>
      <w:r w:rsidR="000515ED" w:rsidRPr="00822A87">
        <w:rPr>
          <w:rFonts w:eastAsia="SimSun"/>
          <w:sz w:val="28"/>
          <w:lang w:val="it-IT" w:eastAsia="zh-CN"/>
        </w:rPr>
        <w:t xml:space="preserve">ịch vụ hoặc việc kết nối hệ thống với Bên B cung cấp cho bất kỳ bên nào khác vì bất kỳ mục đích, lý do, hình thức nào khi chưa được sự đồng ý của Bên B, </w:t>
      </w:r>
      <w:r w:rsidR="000515ED" w:rsidRPr="00F247A5">
        <w:rPr>
          <w:sz w:val="28"/>
        </w:rPr>
        <w:t xml:space="preserve">trừ trường hợp pháp luật </w:t>
      </w:r>
      <w:r w:rsidR="000515ED" w:rsidRPr="00822A87">
        <w:rPr>
          <w:sz w:val="28"/>
          <w:lang w:val="it-IT"/>
        </w:rPr>
        <w:t>có quy định khác</w:t>
      </w:r>
      <w:r w:rsidR="000515ED" w:rsidRPr="00822A87">
        <w:rPr>
          <w:rFonts w:eastAsia="SimSun"/>
          <w:sz w:val="28"/>
          <w:szCs w:val="28"/>
          <w:lang w:val="it-IT" w:eastAsia="zh-CN"/>
        </w:rPr>
        <w:t>;</w:t>
      </w:r>
    </w:p>
    <w:p w14:paraId="5E081E12" w14:textId="6D337E48" w:rsidR="00F979ED" w:rsidRPr="00822A87" w:rsidRDefault="000E3596">
      <w:pPr>
        <w:pStyle w:val="ListParagraph"/>
        <w:spacing w:before="80"/>
        <w:ind w:left="0" w:firstLine="720"/>
        <w:jc w:val="both"/>
        <w:rPr>
          <w:sz w:val="28"/>
          <w:lang w:val="it-IT"/>
        </w:rPr>
      </w:pPr>
      <w:r w:rsidRPr="00822A87">
        <w:rPr>
          <w:sz w:val="28"/>
          <w:lang w:val="it-IT"/>
        </w:rPr>
        <w:t>g</w:t>
      </w:r>
      <w:r w:rsidR="00997470" w:rsidRPr="00822A87">
        <w:rPr>
          <w:sz w:val="28"/>
          <w:lang w:val="it-IT"/>
        </w:rPr>
        <w:t>)</w:t>
      </w:r>
      <w:r w:rsidR="00F979ED" w:rsidRPr="00F247A5">
        <w:rPr>
          <w:sz w:val="28"/>
          <w:szCs w:val="28"/>
          <w:lang w:val="pt-BR"/>
        </w:rPr>
        <w:t xml:space="preserve"> Bảo mật thông tin của </w:t>
      </w:r>
      <w:r w:rsidR="00E50B23" w:rsidRPr="00F247A5">
        <w:rPr>
          <w:sz w:val="28"/>
          <w:szCs w:val="28"/>
          <w:lang w:val="pt-BR"/>
        </w:rPr>
        <w:t>Các Bên</w:t>
      </w:r>
      <w:r w:rsidR="00F979ED" w:rsidRPr="00F247A5">
        <w:rPr>
          <w:sz w:val="28"/>
          <w:szCs w:val="28"/>
          <w:lang w:val="pt-BR"/>
        </w:rPr>
        <w:t xml:space="preserve"> và </w:t>
      </w:r>
      <w:r w:rsidR="00B93A21">
        <w:rPr>
          <w:sz w:val="28"/>
          <w:szCs w:val="28"/>
          <w:lang w:val="pt-BR"/>
        </w:rPr>
        <w:t>Khách hàng</w:t>
      </w:r>
      <w:r w:rsidR="00F979ED" w:rsidRPr="00F247A5">
        <w:rPr>
          <w:sz w:val="28"/>
          <w:szCs w:val="28"/>
          <w:lang w:val="pt-BR"/>
        </w:rPr>
        <w:t xml:space="preserve"> theo Hợp đồng này</w:t>
      </w:r>
      <w:r w:rsidR="005A3ADA" w:rsidRPr="00F247A5">
        <w:rPr>
          <w:sz w:val="28"/>
          <w:szCs w:val="28"/>
          <w:lang w:val="pt-BR"/>
        </w:rPr>
        <w:t>,</w:t>
      </w:r>
      <w:r w:rsidR="00F979ED" w:rsidRPr="00F247A5">
        <w:rPr>
          <w:sz w:val="28"/>
          <w:szCs w:val="28"/>
          <w:lang w:val="pt-BR"/>
        </w:rPr>
        <w:t xml:space="preserve"> các thỏa thuận bảo mật thông tin, quy định của pháp luật và/hoặc các hợp đồng/văn bản liên quan khác đã ký</w:t>
      </w:r>
      <w:r w:rsidR="003449E1" w:rsidRPr="00F247A5">
        <w:rPr>
          <w:sz w:val="28"/>
          <w:szCs w:val="28"/>
          <w:lang w:val="pt-BR"/>
        </w:rPr>
        <w:t>;</w:t>
      </w:r>
    </w:p>
    <w:p w14:paraId="037F8C8F" w14:textId="2B2437E5" w:rsidR="00781C5C" w:rsidRPr="00822A87" w:rsidRDefault="00CE3227">
      <w:pPr>
        <w:pStyle w:val="ListParagraph"/>
        <w:spacing w:before="80"/>
        <w:ind w:left="0" w:firstLine="720"/>
        <w:jc w:val="both"/>
        <w:rPr>
          <w:sz w:val="28"/>
          <w:lang w:val="it-IT"/>
        </w:rPr>
      </w:pPr>
      <w:r w:rsidRPr="00822A87">
        <w:rPr>
          <w:sz w:val="28"/>
          <w:lang w:val="it-IT"/>
        </w:rPr>
        <w:t>h</w:t>
      </w:r>
      <w:r w:rsidR="009E39A2" w:rsidRPr="00822A87">
        <w:rPr>
          <w:sz w:val="28"/>
          <w:lang w:val="it-IT"/>
        </w:rPr>
        <w:t xml:space="preserve">) Trường hợp Bên A cần </w:t>
      </w:r>
      <w:r w:rsidR="00781C5C" w:rsidRPr="00822A87">
        <w:rPr>
          <w:sz w:val="28"/>
          <w:lang w:val="it-IT"/>
        </w:rPr>
        <w:t xml:space="preserve">thực hiện </w:t>
      </w:r>
      <w:r w:rsidR="009E39A2" w:rsidRPr="00822A87">
        <w:rPr>
          <w:sz w:val="28"/>
          <w:lang w:val="it-IT"/>
        </w:rPr>
        <w:t>các</w:t>
      </w:r>
      <w:r w:rsidR="00781C5C" w:rsidRPr="00822A87">
        <w:rPr>
          <w:sz w:val="28"/>
          <w:lang w:val="it-IT"/>
        </w:rPr>
        <w:t xml:space="preserve"> hoạt động</w:t>
      </w:r>
      <w:r w:rsidR="009E39A2" w:rsidRPr="00822A87">
        <w:rPr>
          <w:sz w:val="28"/>
          <w:lang w:val="it-IT"/>
        </w:rPr>
        <w:t xml:space="preserve"> </w:t>
      </w:r>
      <w:r w:rsidR="00781C5C" w:rsidRPr="00822A87">
        <w:rPr>
          <w:sz w:val="28"/>
          <w:lang w:val="it-IT"/>
        </w:rPr>
        <w:t xml:space="preserve">nghiệp vụ kỹ thuật từ Hệ thống xác thực điện tử </w:t>
      </w:r>
      <w:r w:rsidR="009E39A2" w:rsidRPr="00822A87">
        <w:rPr>
          <w:sz w:val="28"/>
          <w:lang w:val="it-IT"/>
        </w:rPr>
        <w:t>gây ảnh hưởng</w:t>
      </w:r>
      <w:r w:rsidR="00781C5C" w:rsidRPr="00822A87">
        <w:rPr>
          <w:sz w:val="28"/>
          <w:lang w:val="it-IT"/>
        </w:rPr>
        <w:t xml:space="preserve">, </w:t>
      </w:r>
      <w:r w:rsidR="009E39A2" w:rsidRPr="00822A87">
        <w:rPr>
          <w:sz w:val="28"/>
          <w:lang w:val="it-IT"/>
        </w:rPr>
        <w:t>gián đoạn</w:t>
      </w:r>
      <w:r w:rsidR="00781C5C" w:rsidRPr="00822A87">
        <w:rPr>
          <w:sz w:val="28"/>
          <w:lang w:val="it-IT"/>
        </w:rPr>
        <w:t xml:space="preserve"> quá trình cung cấp </w:t>
      </w:r>
      <w:r w:rsidR="009E39A2" w:rsidRPr="00822A87">
        <w:rPr>
          <w:sz w:val="28"/>
          <w:lang w:val="it-IT"/>
        </w:rPr>
        <w:t>dịch vụ</w:t>
      </w:r>
      <w:r w:rsidR="00781C5C" w:rsidRPr="00822A87">
        <w:rPr>
          <w:sz w:val="28"/>
          <w:lang w:val="it-IT"/>
        </w:rPr>
        <w:t xml:space="preserve">, Bên A phải gửi </w:t>
      </w:r>
      <w:r w:rsidR="009E39A2" w:rsidRPr="00822A87">
        <w:rPr>
          <w:sz w:val="28"/>
          <w:lang w:val="it-IT"/>
        </w:rPr>
        <w:t xml:space="preserve">thông báo </w:t>
      </w:r>
      <w:r w:rsidR="00781C5C" w:rsidRPr="00822A87">
        <w:rPr>
          <w:sz w:val="28"/>
          <w:lang w:val="it-IT"/>
        </w:rPr>
        <w:t xml:space="preserve">đến </w:t>
      </w:r>
      <w:r w:rsidR="009E39A2" w:rsidRPr="00822A87">
        <w:rPr>
          <w:sz w:val="28"/>
          <w:lang w:val="it-IT"/>
        </w:rPr>
        <w:t>đầu mối quy định trong Hợp đồng</w:t>
      </w:r>
      <w:r w:rsidR="00781C5C" w:rsidRPr="00822A87">
        <w:rPr>
          <w:sz w:val="28"/>
          <w:lang w:val="it-IT"/>
        </w:rPr>
        <w:t xml:space="preserve"> của Bên B</w:t>
      </w:r>
      <w:r w:rsidR="009E39A2" w:rsidRPr="00822A87">
        <w:rPr>
          <w:sz w:val="28"/>
          <w:lang w:val="it-IT"/>
        </w:rPr>
        <w:t xml:space="preserve"> trước tối thiểu </w:t>
      </w:r>
      <w:r w:rsidR="005B5E60" w:rsidRPr="00822A87">
        <w:rPr>
          <w:sz w:val="28"/>
          <w:lang w:val="it-IT"/>
        </w:rPr>
        <w:t>12</w:t>
      </w:r>
      <w:r w:rsidR="009E39A2" w:rsidRPr="00822A87">
        <w:rPr>
          <w:sz w:val="28"/>
          <w:lang w:val="it-IT"/>
        </w:rPr>
        <w:t xml:space="preserve"> (</w:t>
      </w:r>
      <w:r w:rsidR="005B5E60" w:rsidRPr="00822A87">
        <w:rPr>
          <w:sz w:val="28"/>
          <w:lang w:val="it-IT"/>
        </w:rPr>
        <w:t>mười</w:t>
      </w:r>
      <w:r w:rsidR="00F078EE">
        <w:rPr>
          <w:sz w:val="28"/>
          <w:lang w:val="vi-VN"/>
        </w:rPr>
        <w:t xml:space="preserve"> hai</w:t>
      </w:r>
      <w:r w:rsidR="009E39A2" w:rsidRPr="00822A87">
        <w:rPr>
          <w:sz w:val="28"/>
          <w:lang w:val="it-IT"/>
        </w:rPr>
        <w:t xml:space="preserve">) </w:t>
      </w:r>
      <w:r w:rsidR="005B5E60" w:rsidRPr="00822A87">
        <w:rPr>
          <w:sz w:val="28"/>
          <w:lang w:val="it-IT"/>
        </w:rPr>
        <w:t>giờ</w:t>
      </w:r>
      <w:r w:rsidR="00781C5C" w:rsidRPr="00822A87">
        <w:rPr>
          <w:sz w:val="28"/>
          <w:lang w:val="it-IT"/>
        </w:rPr>
        <w:t>.</w:t>
      </w:r>
    </w:p>
    <w:p w14:paraId="1E40361C" w14:textId="3CADBC80" w:rsidR="009E39A2" w:rsidRPr="00822A87" w:rsidRDefault="00781C5C">
      <w:pPr>
        <w:pStyle w:val="ListParagraph"/>
        <w:spacing w:before="80"/>
        <w:ind w:left="0" w:firstLine="720"/>
        <w:jc w:val="both"/>
        <w:rPr>
          <w:sz w:val="28"/>
          <w:lang w:val="it-IT"/>
        </w:rPr>
      </w:pPr>
      <w:r w:rsidRPr="00822A87">
        <w:rPr>
          <w:sz w:val="28"/>
          <w:lang w:val="it-IT"/>
        </w:rPr>
        <w:t xml:space="preserve">Bên A miễn trừ toàn bộ trách nhiệm phát sinh giữa Bên B và </w:t>
      </w:r>
      <w:r w:rsidR="00B93A21" w:rsidRPr="00822A87">
        <w:rPr>
          <w:sz w:val="28"/>
          <w:lang w:val="it-IT"/>
        </w:rPr>
        <w:t>Khách hàng</w:t>
      </w:r>
      <w:r w:rsidRPr="00822A87">
        <w:rPr>
          <w:sz w:val="28"/>
          <w:lang w:val="it-IT"/>
        </w:rPr>
        <w:t xml:space="preserve"> trong quá trình thực hiện các hoạt động nghiệp vụ này.</w:t>
      </w:r>
    </w:p>
    <w:p w14:paraId="55C50293" w14:textId="3A83FEE9" w:rsidR="00C45317" w:rsidRPr="00822A87" w:rsidRDefault="006A50BD" w:rsidP="00F61AC9">
      <w:pPr>
        <w:spacing w:before="80" w:after="0" w:line="240" w:lineRule="auto"/>
        <w:ind w:firstLine="720"/>
        <w:jc w:val="both"/>
        <w:rPr>
          <w:b/>
          <w:bCs/>
          <w:sz w:val="28"/>
          <w:lang w:val="it-IT"/>
        </w:rPr>
      </w:pPr>
      <w:r w:rsidRPr="00822A87">
        <w:rPr>
          <w:b/>
          <w:bCs/>
          <w:sz w:val="28"/>
          <w:lang w:val="it-IT"/>
        </w:rPr>
        <w:t>2</w:t>
      </w:r>
      <w:r w:rsidR="00C45317" w:rsidRPr="00822A87">
        <w:rPr>
          <w:b/>
          <w:bCs/>
          <w:sz w:val="28"/>
          <w:lang w:val="it-IT"/>
        </w:rPr>
        <w:t xml:space="preserve">. Quyền và trách nhiệm của Bên </w:t>
      </w:r>
      <w:r w:rsidR="00784362" w:rsidRPr="00822A87">
        <w:rPr>
          <w:b/>
          <w:bCs/>
          <w:sz w:val="28"/>
          <w:lang w:val="it-IT"/>
        </w:rPr>
        <w:t>B</w:t>
      </w:r>
    </w:p>
    <w:p w14:paraId="2AF373CC" w14:textId="4EB4242C" w:rsidR="0080191C" w:rsidRPr="00822A87" w:rsidRDefault="00653251" w:rsidP="00E74161">
      <w:pPr>
        <w:spacing w:before="80" w:after="0" w:line="240" w:lineRule="auto"/>
        <w:ind w:firstLine="720"/>
        <w:jc w:val="both"/>
        <w:rPr>
          <w:sz w:val="28"/>
          <w:lang w:val="it-IT"/>
        </w:rPr>
      </w:pPr>
      <w:r w:rsidRPr="00822A87">
        <w:rPr>
          <w:sz w:val="28"/>
          <w:lang w:val="it-IT"/>
        </w:rPr>
        <w:lastRenderedPageBreak/>
        <w:t xml:space="preserve">a) </w:t>
      </w:r>
      <w:r w:rsidR="006F2C03" w:rsidRPr="00822A87">
        <w:rPr>
          <w:sz w:val="28"/>
          <w:lang w:val="it-IT"/>
        </w:rPr>
        <w:t xml:space="preserve">Tuân thủ các quy định của pháp luật về an toàn thông tin mạng, an ninh mạng, giao dịch điện tử, tiêu chuẩn, quy chuẩn kỹ thuật trong </w:t>
      </w:r>
      <w:r w:rsidR="00F35CC6" w:rsidRPr="00F247A5">
        <w:rPr>
          <w:noProof/>
          <w:sz w:val="28"/>
          <w:lang w:val="vi-VN"/>
        </w:rPr>
        <w:t xml:space="preserve">quá trình kết nối, sử dụng </w:t>
      </w:r>
      <w:r w:rsidR="00376A00" w:rsidRPr="00822A87">
        <w:rPr>
          <w:noProof/>
          <w:sz w:val="28"/>
          <w:lang w:val="it-IT"/>
        </w:rPr>
        <w:t xml:space="preserve">sản phẩm, </w:t>
      </w:r>
      <w:r w:rsidR="00F35CC6" w:rsidRPr="00F247A5">
        <w:rPr>
          <w:noProof/>
          <w:sz w:val="28"/>
          <w:lang w:val="vi-VN"/>
        </w:rPr>
        <w:t>dịch vụ</w:t>
      </w:r>
      <w:r w:rsidR="006F2C03" w:rsidRPr="00822A87">
        <w:rPr>
          <w:sz w:val="28"/>
          <w:lang w:val="it-IT"/>
        </w:rPr>
        <w:t>;</w:t>
      </w:r>
    </w:p>
    <w:p w14:paraId="66243AE7" w14:textId="31B61B35" w:rsidR="002367E7" w:rsidRPr="00822A87" w:rsidRDefault="002367E7" w:rsidP="00F61AC9">
      <w:pPr>
        <w:spacing w:before="80" w:after="0" w:line="240" w:lineRule="auto"/>
        <w:ind w:firstLine="720"/>
        <w:jc w:val="both"/>
        <w:rPr>
          <w:sz w:val="28"/>
          <w:lang w:val="it-IT"/>
        </w:rPr>
      </w:pPr>
      <w:r w:rsidRPr="00822A87">
        <w:rPr>
          <w:noProof/>
          <w:sz w:val="28"/>
          <w:lang w:val="it-IT"/>
        </w:rPr>
        <w:t xml:space="preserve">Khi phát hiện </w:t>
      </w:r>
      <w:r w:rsidRPr="00F247A5">
        <w:rPr>
          <w:noProof/>
          <w:sz w:val="28"/>
          <w:szCs w:val="28"/>
          <w:lang w:val="vi-VN"/>
        </w:rPr>
        <w:t>mất an ninh, an toàn</w:t>
      </w:r>
      <w:r w:rsidRPr="00F247A5">
        <w:rPr>
          <w:noProof/>
          <w:sz w:val="28"/>
          <w:lang w:val="vi-VN"/>
        </w:rPr>
        <w:t xml:space="preserve"> </w:t>
      </w:r>
      <w:r w:rsidRPr="00822A87">
        <w:rPr>
          <w:noProof/>
          <w:sz w:val="28"/>
          <w:lang w:val="it-IT"/>
        </w:rPr>
        <w:t>hệ thống của Bên A hoặc hệ thống kết nối, Bên B đ</w:t>
      </w:r>
      <w:r w:rsidRPr="00F247A5">
        <w:rPr>
          <w:noProof/>
          <w:sz w:val="28"/>
          <w:lang w:val="vi-VN"/>
        </w:rPr>
        <w:t>ược phép đơn</w:t>
      </w:r>
      <w:r w:rsidRPr="00F247A5">
        <w:rPr>
          <w:noProof/>
          <w:sz w:val="28"/>
          <w:szCs w:val="28"/>
          <w:lang w:val="vi-VN"/>
        </w:rPr>
        <w:t xml:space="preserve"> phương tạm ngắt kết nối, tạm dừng </w:t>
      </w:r>
      <w:r w:rsidRPr="00822A87">
        <w:rPr>
          <w:noProof/>
          <w:sz w:val="28"/>
          <w:szCs w:val="28"/>
          <w:lang w:val="it-IT"/>
        </w:rPr>
        <w:t>sử dụng</w:t>
      </w:r>
      <w:r w:rsidRPr="00F247A5">
        <w:rPr>
          <w:noProof/>
          <w:sz w:val="28"/>
          <w:szCs w:val="28"/>
          <w:lang w:val="vi-VN"/>
        </w:rPr>
        <w:t xml:space="preserve"> </w:t>
      </w:r>
      <w:r w:rsidRPr="00822A87">
        <w:rPr>
          <w:noProof/>
          <w:sz w:val="28"/>
          <w:szCs w:val="28"/>
          <w:lang w:val="it-IT"/>
        </w:rPr>
        <w:t>sản phẩm, d</w:t>
      </w:r>
      <w:r w:rsidRPr="00F247A5">
        <w:rPr>
          <w:noProof/>
          <w:sz w:val="28"/>
          <w:szCs w:val="28"/>
          <w:lang w:val="vi-VN"/>
        </w:rPr>
        <w:t>ịch vụ ngay lập tức</w:t>
      </w:r>
      <w:r w:rsidRPr="00822A87">
        <w:rPr>
          <w:noProof/>
          <w:sz w:val="28"/>
          <w:szCs w:val="28"/>
          <w:lang w:val="it-IT"/>
        </w:rPr>
        <w:t>, đồng thời Bên B thông báo cho Bên A bằng văn bản ngay sau khi ngắt kết nối/tạm dừng sử dụng sản phẩm, dịch vụ để phối hợp xử lý;</w:t>
      </w:r>
    </w:p>
    <w:p w14:paraId="2189EA57" w14:textId="59A1CF99" w:rsidR="00974372" w:rsidRPr="00822A87" w:rsidRDefault="0080191C" w:rsidP="00E74161">
      <w:pPr>
        <w:spacing w:before="80" w:after="0" w:line="240" w:lineRule="auto"/>
        <w:ind w:firstLine="720"/>
        <w:jc w:val="both"/>
        <w:rPr>
          <w:spacing w:val="-4"/>
          <w:sz w:val="28"/>
          <w:lang w:val="it-IT"/>
        </w:rPr>
      </w:pPr>
      <w:r w:rsidRPr="00822A87">
        <w:rPr>
          <w:noProof/>
          <w:spacing w:val="-4"/>
          <w:sz w:val="28"/>
          <w:szCs w:val="28"/>
          <w:lang w:val="it-IT"/>
        </w:rPr>
        <w:t xml:space="preserve">Đối </w:t>
      </w:r>
      <w:r w:rsidRPr="00822A87">
        <w:rPr>
          <w:noProof/>
          <w:spacing w:val="-4"/>
          <w:sz w:val="28"/>
          <w:lang w:val="it-IT"/>
        </w:rPr>
        <w:t>với</w:t>
      </w:r>
      <w:r w:rsidRPr="00822A87">
        <w:rPr>
          <w:noProof/>
          <w:spacing w:val="-4"/>
          <w:sz w:val="28"/>
          <w:szCs w:val="28"/>
          <w:lang w:val="it-IT"/>
        </w:rPr>
        <w:t xml:space="preserve"> các vi phạm khác của Bên A, trong vòng 15 (mười lăm) ngày kể từ ngày phát hiện vi phạm, Bên B thông báo bằng văn bản cho Bên A để phối hợp xử lý;</w:t>
      </w:r>
    </w:p>
    <w:p w14:paraId="2891F96E" w14:textId="61702134" w:rsidR="00653251" w:rsidRPr="00822A87" w:rsidRDefault="00653251" w:rsidP="00E74161">
      <w:pPr>
        <w:spacing w:before="80" w:after="0" w:line="240" w:lineRule="auto"/>
        <w:ind w:firstLine="720"/>
        <w:jc w:val="both"/>
        <w:rPr>
          <w:sz w:val="28"/>
          <w:szCs w:val="28"/>
          <w:lang w:val="it-IT"/>
        </w:rPr>
      </w:pPr>
      <w:r w:rsidRPr="00822A87">
        <w:rPr>
          <w:sz w:val="28"/>
          <w:lang w:val="it-IT"/>
        </w:rPr>
        <w:t xml:space="preserve">b) </w:t>
      </w:r>
      <w:r w:rsidR="00FC0DAA" w:rsidRPr="00822A87">
        <w:rPr>
          <w:sz w:val="28"/>
          <w:lang w:val="it-IT"/>
        </w:rPr>
        <w:t xml:space="preserve">Sử dụng các </w:t>
      </w:r>
      <w:r w:rsidR="00376A00" w:rsidRPr="00822A87">
        <w:rPr>
          <w:sz w:val="28"/>
          <w:lang w:val="it-IT"/>
        </w:rPr>
        <w:t xml:space="preserve">sản phẩm, </w:t>
      </w:r>
      <w:r w:rsidR="00FC0DAA" w:rsidRPr="00822A87">
        <w:rPr>
          <w:sz w:val="28"/>
          <w:lang w:val="it-IT"/>
        </w:rPr>
        <w:t>dịch vụ</w:t>
      </w:r>
      <w:r w:rsidR="009E4522" w:rsidRPr="00822A87">
        <w:rPr>
          <w:sz w:val="28"/>
          <w:lang w:val="it-IT"/>
        </w:rPr>
        <w:t xml:space="preserve"> do Bên A cung cấp</w:t>
      </w:r>
      <w:r w:rsidR="00FC0DAA" w:rsidRPr="00822A87">
        <w:rPr>
          <w:sz w:val="28"/>
          <w:lang w:val="it-IT"/>
        </w:rPr>
        <w:t xml:space="preserve"> theo các nội dung quy định tại Hợp đồng này </w:t>
      </w:r>
      <w:r w:rsidR="00FC0DAA" w:rsidRPr="00822A87">
        <w:rPr>
          <w:sz w:val="28"/>
          <w:szCs w:val="28"/>
          <w:lang w:val="it-IT"/>
        </w:rPr>
        <w:t>và chịu trách nhiệm trong việc sử dụng các</w:t>
      </w:r>
      <w:r w:rsidR="0012680B" w:rsidRPr="00822A87">
        <w:rPr>
          <w:sz w:val="28"/>
          <w:szCs w:val="28"/>
          <w:lang w:val="it-IT"/>
        </w:rPr>
        <w:t xml:space="preserve"> sản phẩm,</w:t>
      </w:r>
      <w:r w:rsidR="00FC0DAA" w:rsidRPr="00822A87">
        <w:rPr>
          <w:sz w:val="28"/>
          <w:szCs w:val="28"/>
          <w:lang w:val="it-IT"/>
        </w:rPr>
        <w:t xml:space="preserve"> dịch vụ</w:t>
      </w:r>
      <w:r w:rsidR="0012680B" w:rsidRPr="00822A87">
        <w:rPr>
          <w:sz w:val="28"/>
          <w:szCs w:val="28"/>
          <w:lang w:val="it-IT"/>
        </w:rPr>
        <w:t>,</w:t>
      </w:r>
      <w:r w:rsidR="004623AE" w:rsidRPr="00822A87">
        <w:rPr>
          <w:sz w:val="28"/>
          <w:szCs w:val="28"/>
          <w:lang w:val="it-IT"/>
        </w:rPr>
        <w:t xml:space="preserve"> trừ trường hợp </w:t>
      </w:r>
      <w:r w:rsidR="0012680B" w:rsidRPr="00822A87">
        <w:rPr>
          <w:sz w:val="28"/>
          <w:szCs w:val="28"/>
          <w:lang w:val="it-IT"/>
        </w:rPr>
        <w:t xml:space="preserve">sản phẩm, </w:t>
      </w:r>
      <w:r w:rsidR="004623AE" w:rsidRPr="00822A87">
        <w:rPr>
          <w:sz w:val="28"/>
          <w:szCs w:val="28"/>
          <w:lang w:val="it-IT"/>
        </w:rPr>
        <w:t>dịch vụ do Bên A</w:t>
      </w:r>
      <w:r w:rsidR="00837212" w:rsidRPr="00822A87">
        <w:rPr>
          <w:sz w:val="28"/>
          <w:szCs w:val="28"/>
          <w:lang w:val="it-IT"/>
        </w:rPr>
        <w:t xml:space="preserve"> </w:t>
      </w:r>
      <w:r w:rsidR="004623AE" w:rsidRPr="00822A87">
        <w:rPr>
          <w:sz w:val="28"/>
          <w:szCs w:val="28"/>
          <w:lang w:val="it-IT"/>
        </w:rPr>
        <w:t>cung cấp không tuân thủ theo quy định của pháp luật</w:t>
      </w:r>
      <w:r w:rsidR="00FC0DAA" w:rsidRPr="00822A87">
        <w:rPr>
          <w:sz w:val="28"/>
          <w:szCs w:val="28"/>
          <w:lang w:val="it-IT"/>
        </w:rPr>
        <w:t>;</w:t>
      </w:r>
    </w:p>
    <w:p w14:paraId="092A6BEE" w14:textId="76BD8111" w:rsidR="00653251" w:rsidRPr="00822A87" w:rsidRDefault="003453A9" w:rsidP="00E74161">
      <w:pPr>
        <w:spacing w:before="80" w:after="0" w:line="240" w:lineRule="auto"/>
        <w:ind w:firstLine="720"/>
        <w:jc w:val="both"/>
        <w:rPr>
          <w:sz w:val="28"/>
          <w:lang w:val="it-IT"/>
        </w:rPr>
      </w:pPr>
      <w:r w:rsidRPr="00822A87">
        <w:rPr>
          <w:sz w:val="28"/>
          <w:lang w:val="it-IT"/>
        </w:rPr>
        <w:t xml:space="preserve">c) </w:t>
      </w:r>
      <w:r w:rsidR="00F44F3B" w:rsidRPr="00822A87">
        <w:rPr>
          <w:sz w:val="28"/>
          <w:lang w:val="it-IT"/>
        </w:rPr>
        <w:t>Phối hợp với Bên A</w:t>
      </w:r>
      <w:r w:rsidR="00A12E71" w:rsidRPr="00822A87">
        <w:rPr>
          <w:sz w:val="28"/>
          <w:lang w:val="it-IT"/>
        </w:rPr>
        <w:t xml:space="preserve">, </w:t>
      </w:r>
      <w:r w:rsidR="00F44F3B" w:rsidRPr="00822A87">
        <w:rPr>
          <w:sz w:val="28"/>
          <w:lang w:val="it-IT"/>
        </w:rPr>
        <w:t>đảm bảo đường truyền, an ninh, an toàn, bảo mật, chế độ chính sách, duy trì vận hành hệ thống, thông suốt 24/7;</w:t>
      </w:r>
    </w:p>
    <w:p w14:paraId="0166ECBC" w14:textId="3786EA85" w:rsidR="0029666A" w:rsidRPr="00822A87" w:rsidRDefault="00653251" w:rsidP="00E74161">
      <w:pPr>
        <w:spacing w:before="80" w:after="0" w:line="240" w:lineRule="auto"/>
        <w:ind w:firstLine="720"/>
        <w:jc w:val="both"/>
        <w:rPr>
          <w:sz w:val="28"/>
          <w:lang w:val="it-IT"/>
        </w:rPr>
      </w:pPr>
      <w:r w:rsidRPr="00822A87">
        <w:rPr>
          <w:sz w:val="28"/>
          <w:lang w:val="it-IT"/>
        </w:rPr>
        <w:t xml:space="preserve">d) </w:t>
      </w:r>
      <w:r w:rsidR="0029666A" w:rsidRPr="00822A87">
        <w:rPr>
          <w:sz w:val="28"/>
          <w:lang w:val="it-IT"/>
        </w:rPr>
        <w:t>Được Bên A hỗ trợ để đáp ứng các yêu cầu về an ninh, an toàn và quy định về kết nối, chia sẻ của Bên A</w:t>
      </w:r>
      <w:r w:rsidR="00361C71" w:rsidRPr="00822A87">
        <w:rPr>
          <w:sz w:val="28"/>
          <w:lang w:val="it-IT"/>
        </w:rPr>
        <w:t xml:space="preserve"> </w:t>
      </w:r>
      <w:r w:rsidR="00F35CC6" w:rsidRPr="00F247A5">
        <w:rPr>
          <w:noProof/>
          <w:sz w:val="28"/>
          <w:lang w:val="vi-VN"/>
        </w:rPr>
        <w:t xml:space="preserve">đảm bảo </w:t>
      </w:r>
      <w:r w:rsidR="00F35CC6" w:rsidRPr="00822A87">
        <w:rPr>
          <w:noProof/>
          <w:sz w:val="28"/>
          <w:lang w:val="it-IT"/>
        </w:rPr>
        <w:t xml:space="preserve">hoạt động </w:t>
      </w:r>
      <w:r w:rsidR="00F35CC6" w:rsidRPr="00F247A5">
        <w:rPr>
          <w:noProof/>
          <w:sz w:val="28"/>
          <w:lang w:val="vi-VN"/>
        </w:rPr>
        <w:t xml:space="preserve">kết nối </w:t>
      </w:r>
      <w:r w:rsidR="000515ED" w:rsidRPr="00822A87">
        <w:rPr>
          <w:noProof/>
          <w:sz w:val="28"/>
          <w:lang w:val="it-IT"/>
        </w:rPr>
        <w:t>h</w:t>
      </w:r>
      <w:r w:rsidR="00F35CC6" w:rsidRPr="00F247A5">
        <w:rPr>
          <w:noProof/>
          <w:sz w:val="28"/>
          <w:lang w:val="vi-VN"/>
        </w:rPr>
        <w:t xml:space="preserve">ệ thống công nghệ thông tin của Bên </w:t>
      </w:r>
      <w:r w:rsidR="000515ED" w:rsidRPr="00822A87">
        <w:rPr>
          <w:noProof/>
          <w:sz w:val="28"/>
          <w:lang w:val="it-IT"/>
        </w:rPr>
        <w:t>B</w:t>
      </w:r>
      <w:r w:rsidR="00F35CC6" w:rsidRPr="00F247A5">
        <w:rPr>
          <w:noProof/>
          <w:sz w:val="28"/>
          <w:lang w:val="vi-VN"/>
        </w:rPr>
        <w:t xml:space="preserve"> đến </w:t>
      </w:r>
      <w:r w:rsidR="00F35CC6" w:rsidRPr="00822A87">
        <w:rPr>
          <w:noProof/>
          <w:sz w:val="28"/>
          <w:lang w:val="it-IT"/>
        </w:rPr>
        <w:t>H</w:t>
      </w:r>
      <w:r w:rsidR="00F35CC6" w:rsidRPr="00F247A5">
        <w:rPr>
          <w:noProof/>
          <w:sz w:val="28"/>
          <w:lang w:val="vi-VN"/>
        </w:rPr>
        <w:t>ệ thống định danh và xác thực điện tử</w:t>
      </w:r>
      <w:r w:rsidR="00803759" w:rsidRPr="00822A87">
        <w:rPr>
          <w:noProof/>
          <w:sz w:val="28"/>
          <w:lang w:val="it-IT"/>
        </w:rPr>
        <w:t>, Hệ thống xác thực điện tử</w:t>
      </w:r>
      <w:r w:rsidR="00F35CC6" w:rsidRPr="00822A87">
        <w:rPr>
          <w:noProof/>
          <w:sz w:val="28"/>
          <w:lang w:val="it-IT"/>
        </w:rPr>
        <w:t xml:space="preserve"> được </w:t>
      </w:r>
      <w:r w:rsidR="00F35CC6" w:rsidRPr="00F247A5">
        <w:rPr>
          <w:noProof/>
          <w:sz w:val="28"/>
          <w:lang w:val="vi-VN"/>
        </w:rPr>
        <w:t>thông suốt, ổn định, bảo mật;</w:t>
      </w:r>
    </w:p>
    <w:p w14:paraId="3BE517F0" w14:textId="558541D9" w:rsidR="00653251" w:rsidRPr="00822A87" w:rsidRDefault="00F30848" w:rsidP="00E74161">
      <w:pPr>
        <w:spacing w:before="80" w:after="0" w:line="240" w:lineRule="auto"/>
        <w:ind w:firstLine="720"/>
        <w:jc w:val="both"/>
        <w:rPr>
          <w:sz w:val="28"/>
          <w:szCs w:val="28"/>
          <w:lang w:val="it-IT"/>
        </w:rPr>
      </w:pPr>
      <w:r w:rsidRPr="00822A87">
        <w:rPr>
          <w:sz w:val="28"/>
          <w:szCs w:val="28"/>
          <w:lang w:val="it-IT"/>
        </w:rPr>
        <w:t>e</w:t>
      </w:r>
      <w:r w:rsidR="00E8340C" w:rsidRPr="00822A87">
        <w:rPr>
          <w:sz w:val="28"/>
          <w:szCs w:val="28"/>
          <w:lang w:val="it-IT"/>
        </w:rPr>
        <w:t xml:space="preserve">) </w:t>
      </w:r>
      <w:r w:rsidR="00F44F3B" w:rsidRPr="00822A87">
        <w:rPr>
          <w:sz w:val="28"/>
          <w:szCs w:val="28"/>
          <w:lang w:val="it-IT"/>
        </w:rPr>
        <w:t>Có trách nhiệm phối hợp Bên A tổ chức rà soát, đối soát,</w:t>
      </w:r>
      <w:r w:rsidR="00CA2E80" w:rsidRPr="00822A87">
        <w:rPr>
          <w:sz w:val="28"/>
          <w:szCs w:val="28"/>
          <w:lang w:val="it-IT"/>
        </w:rPr>
        <w:t xml:space="preserve"> </w:t>
      </w:r>
      <w:r w:rsidR="0007640C" w:rsidRPr="00822A87">
        <w:rPr>
          <w:sz w:val="28"/>
          <w:szCs w:val="28"/>
          <w:lang w:val="it-IT"/>
        </w:rPr>
        <w:t xml:space="preserve">phối hợp xử lý </w:t>
      </w:r>
      <w:r w:rsidR="00F35CC6" w:rsidRPr="00822A87">
        <w:rPr>
          <w:sz w:val="28"/>
          <w:szCs w:val="28"/>
          <w:lang w:val="it-IT"/>
        </w:rPr>
        <w:t>đối</w:t>
      </w:r>
      <w:r w:rsidR="0007640C" w:rsidRPr="00822A87">
        <w:rPr>
          <w:sz w:val="28"/>
          <w:szCs w:val="28"/>
          <w:lang w:val="it-IT"/>
        </w:rPr>
        <w:t xml:space="preserve"> soát,</w:t>
      </w:r>
      <w:r w:rsidR="00F44F3B" w:rsidRPr="00822A87">
        <w:rPr>
          <w:sz w:val="28"/>
          <w:szCs w:val="28"/>
          <w:lang w:val="it-IT"/>
        </w:rPr>
        <w:t xml:space="preserve"> xác nhận kết quả, số lượng sản phẩm</w:t>
      </w:r>
      <w:r w:rsidR="00F35CC6" w:rsidRPr="00822A87">
        <w:rPr>
          <w:sz w:val="28"/>
          <w:szCs w:val="28"/>
          <w:lang w:val="it-IT"/>
        </w:rPr>
        <w:t>, dịch vụ</w:t>
      </w:r>
      <w:r w:rsidR="00F44F3B" w:rsidRPr="00822A87">
        <w:rPr>
          <w:sz w:val="28"/>
          <w:szCs w:val="28"/>
          <w:lang w:val="it-IT"/>
        </w:rPr>
        <w:t xml:space="preserve"> đã được cung cấp</w:t>
      </w:r>
      <w:r w:rsidR="00957EB0" w:rsidRPr="00F247A5">
        <w:rPr>
          <w:noProof/>
          <w:sz w:val="28"/>
          <w:szCs w:val="28"/>
          <w:lang w:val="vi-VN"/>
        </w:rPr>
        <w:t xml:space="preserve"> và thanh toán chi phí theo quy định và theo Hợp đồng này;</w:t>
      </w:r>
    </w:p>
    <w:p w14:paraId="1312436A" w14:textId="6C534C48" w:rsidR="00653251" w:rsidRPr="00822A87" w:rsidRDefault="00F30848" w:rsidP="00E74161">
      <w:pPr>
        <w:spacing w:before="80" w:after="0" w:line="240" w:lineRule="auto"/>
        <w:ind w:firstLine="720"/>
        <w:jc w:val="both"/>
        <w:rPr>
          <w:sz w:val="28"/>
          <w:lang w:val="it-IT"/>
        </w:rPr>
      </w:pPr>
      <w:r w:rsidRPr="00822A87">
        <w:rPr>
          <w:sz w:val="28"/>
          <w:lang w:val="it-IT"/>
        </w:rPr>
        <w:t>f</w:t>
      </w:r>
      <w:r w:rsidR="00653251" w:rsidRPr="00822A87">
        <w:rPr>
          <w:sz w:val="28"/>
          <w:lang w:val="it-IT"/>
        </w:rPr>
        <w:t xml:space="preserve">) </w:t>
      </w:r>
      <w:r w:rsidR="004E6734" w:rsidRPr="00822A87">
        <w:rPr>
          <w:sz w:val="28"/>
          <w:lang w:val="it-IT"/>
        </w:rPr>
        <w:t xml:space="preserve">Không được cung cấp lại các </w:t>
      </w:r>
      <w:r w:rsidR="00361C71" w:rsidRPr="00822A87">
        <w:rPr>
          <w:sz w:val="28"/>
          <w:lang w:val="it-IT"/>
        </w:rPr>
        <w:t>sản phẩm, d</w:t>
      </w:r>
      <w:r w:rsidR="00CB0A92" w:rsidRPr="00822A87">
        <w:rPr>
          <w:sz w:val="28"/>
          <w:lang w:val="it-IT"/>
        </w:rPr>
        <w:t>ịch vụ</w:t>
      </w:r>
      <w:r w:rsidR="004E6734" w:rsidRPr="00822A87">
        <w:rPr>
          <w:sz w:val="28"/>
          <w:lang w:val="it-IT"/>
        </w:rPr>
        <w:t xml:space="preserve"> do Bên A cung cấp cho </w:t>
      </w:r>
      <w:r w:rsidR="000F4C34" w:rsidRPr="00822A87">
        <w:rPr>
          <w:sz w:val="28"/>
          <w:lang w:val="it-IT"/>
        </w:rPr>
        <w:t xml:space="preserve">bất kỳ bên nào khác ngoài </w:t>
      </w:r>
      <w:r w:rsidR="001B2A09" w:rsidRPr="00822A87">
        <w:rPr>
          <w:sz w:val="28"/>
          <w:lang w:val="it-IT"/>
        </w:rPr>
        <w:t>C</w:t>
      </w:r>
      <w:r w:rsidR="000F4C34" w:rsidRPr="00822A87">
        <w:rPr>
          <w:sz w:val="28"/>
          <w:lang w:val="it-IT"/>
        </w:rPr>
        <w:t xml:space="preserve">ác </w:t>
      </w:r>
      <w:r w:rsidR="00F57925" w:rsidRPr="00822A87">
        <w:rPr>
          <w:sz w:val="28"/>
          <w:lang w:val="it-IT"/>
        </w:rPr>
        <w:t>B</w:t>
      </w:r>
      <w:r w:rsidR="000F4C34" w:rsidRPr="00822A87">
        <w:rPr>
          <w:sz w:val="28"/>
          <w:lang w:val="it-IT"/>
        </w:rPr>
        <w:t>ên được quy định tại Hợp đồng này</w:t>
      </w:r>
      <w:r w:rsidR="004E6734" w:rsidRPr="00822A87">
        <w:rPr>
          <w:sz w:val="28"/>
          <w:lang w:val="it-IT"/>
        </w:rPr>
        <w:t xml:space="preserve"> </w:t>
      </w:r>
      <w:r w:rsidR="000F4C34" w:rsidRPr="00822A87">
        <w:rPr>
          <w:sz w:val="28"/>
          <w:lang w:val="it-IT"/>
        </w:rPr>
        <w:t>nếu</w:t>
      </w:r>
      <w:r w:rsidR="004E6734" w:rsidRPr="00822A87">
        <w:rPr>
          <w:sz w:val="28"/>
          <w:szCs w:val="28"/>
          <w:lang w:val="it-IT"/>
        </w:rPr>
        <w:t xml:space="preserve"> chưa có sự đồng ý của Bên A</w:t>
      </w:r>
      <w:r w:rsidR="003453A9" w:rsidRPr="00822A87">
        <w:rPr>
          <w:sz w:val="28"/>
          <w:szCs w:val="28"/>
          <w:lang w:val="it-IT"/>
        </w:rPr>
        <w:t>,</w:t>
      </w:r>
      <w:r w:rsidR="00137216" w:rsidRPr="00822A87">
        <w:rPr>
          <w:sz w:val="28"/>
          <w:lang w:val="it-IT"/>
        </w:rPr>
        <w:t xml:space="preserve"> trừ trường hợp </w:t>
      </w:r>
      <w:r w:rsidR="00B93A21" w:rsidRPr="00822A87">
        <w:rPr>
          <w:sz w:val="28"/>
          <w:lang w:val="it-IT"/>
        </w:rPr>
        <w:t>Khách hàng</w:t>
      </w:r>
      <w:r w:rsidR="00137216" w:rsidRPr="00822A87">
        <w:rPr>
          <w:sz w:val="28"/>
          <w:lang w:val="it-IT"/>
        </w:rPr>
        <w:t xml:space="preserve"> </w:t>
      </w:r>
      <w:r w:rsidR="00EF0F58" w:rsidRPr="00822A87">
        <w:rPr>
          <w:sz w:val="28"/>
          <w:lang w:val="it-IT"/>
        </w:rPr>
        <w:t>đồng ý</w:t>
      </w:r>
      <w:r w:rsidR="00137216" w:rsidRPr="00822A87">
        <w:rPr>
          <w:sz w:val="28"/>
          <w:lang w:val="it-IT"/>
        </w:rPr>
        <w:t xml:space="preserve"> </w:t>
      </w:r>
      <w:r w:rsidR="000568FA" w:rsidRPr="00822A87">
        <w:rPr>
          <w:sz w:val="28"/>
          <w:lang w:val="it-IT"/>
        </w:rPr>
        <w:t>chia sẻ</w:t>
      </w:r>
      <w:r w:rsidR="001E73D5" w:rsidRPr="00822A87">
        <w:rPr>
          <w:sz w:val="28"/>
          <w:lang w:val="it-IT"/>
        </w:rPr>
        <w:t xml:space="preserve"> </w:t>
      </w:r>
      <w:r w:rsidR="00137216" w:rsidRPr="00822A87">
        <w:rPr>
          <w:sz w:val="28"/>
          <w:lang w:val="it-IT"/>
        </w:rPr>
        <w:t xml:space="preserve">thông tin </w:t>
      </w:r>
      <w:r w:rsidR="00A76727" w:rsidRPr="00822A87">
        <w:rPr>
          <w:sz w:val="28"/>
          <w:lang w:val="it-IT"/>
        </w:rPr>
        <w:t>của</w:t>
      </w:r>
      <w:r w:rsidR="00137216" w:rsidRPr="00822A87">
        <w:rPr>
          <w:sz w:val="28"/>
          <w:lang w:val="it-IT"/>
        </w:rPr>
        <w:t xml:space="preserve"> </w:t>
      </w:r>
      <w:r w:rsidR="00B93A21" w:rsidRPr="00822A87">
        <w:rPr>
          <w:sz w:val="28"/>
          <w:lang w:val="it-IT"/>
        </w:rPr>
        <w:t>Khách hàng</w:t>
      </w:r>
      <w:r w:rsidR="00461926" w:rsidRPr="00822A87">
        <w:rPr>
          <w:sz w:val="28"/>
          <w:lang w:val="it-IT"/>
        </w:rPr>
        <w:t xml:space="preserve"> </w:t>
      </w:r>
      <w:r w:rsidR="00236359" w:rsidRPr="00822A87">
        <w:rPr>
          <w:sz w:val="28"/>
          <w:lang w:val="it-IT"/>
        </w:rPr>
        <w:t xml:space="preserve">hoặc theo các quy định khác của </w:t>
      </w:r>
      <w:r w:rsidR="00461926" w:rsidRPr="00822A87">
        <w:rPr>
          <w:sz w:val="28"/>
          <w:lang w:val="it-IT"/>
        </w:rPr>
        <w:t>pháp luật</w:t>
      </w:r>
      <w:r w:rsidR="004E6734" w:rsidRPr="00822A87">
        <w:rPr>
          <w:sz w:val="28"/>
          <w:szCs w:val="28"/>
          <w:lang w:val="it-IT"/>
        </w:rPr>
        <w:t>;</w:t>
      </w:r>
    </w:p>
    <w:p w14:paraId="3F6C0FC6" w14:textId="3D6CA291" w:rsidR="00F44F3B" w:rsidRPr="00822A87" w:rsidRDefault="00F30848" w:rsidP="00F61AC9">
      <w:pPr>
        <w:spacing w:before="80" w:after="0" w:line="240" w:lineRule="auto"/>
        <w:ind w:firstLine="720"/>
        <w:jc w:val="both"/>
        <w:rPr>
          <w:sz w:val="28"/>
          <w:lang w:val="it-IT"/>
        </w:rPr>
      </w:pPr>
      <w:r w:rsidRPr="00822A87">
        <w:rPr>
          <w:sz w:val="28"/>
          <w:lang w:val="it-IT"/>
        </w:rPr>
        <w:t>g</w:t>
      </w:r>
      <w:r w:rsidR="005D1CBF" w:rsidRPr="00822A87">
        <w:rPr>
          <w:sz w:val="28"/>
          <w:lang w:val="it-IT"/>
        </w:rPr>
        <w:t xml:space="preserve">) </w:t>
      </w:r>
      <w:r w:rsidR="00F44F3B" w:rsidRPr="00822A87">
        <w:rPr>
          <w:sz w:val="28"/>
          <w:lang w:val="it-IT"/>
        </w:rPr>
        <w:t xml:space="preserve">Tuân thủ các quy định về bảo vệ dữ liệu cá nhân trong quá trình kết nối </w:t>
      </w:r>
      <w:r w:rsidR="00F35CC6" w:rsidRPr="00822A87">
        <w:rPr>
          <w:sz w:val="28"/>
          <w:lang w:val="it-IT"/>
        </w:rPr>
        <w:t>H</w:t>
      </w:r>
      <w:r w:rsidR="00F44F3B" w:rsidRPr="00822A87">
        <w:rPr>
          <w:sz w:val="28"/>
          <w:lang w:val="it-IT"/>
        </w:rPr>
        <w:t>ệ thống định danh và xác thực điện tử</w:t>
      </w:r>
      <w:r w:rsidR="004A5FC4" w:rsidRPr="00822A87">
        <w:rPr>
          <w:sz w:val="28"/>
          <w:lang w:val="it-IT"/>
        </w:rPr>
        <w:t>, Hệ thống xác thực điện tử</w:t>
      </w:r>
      <w:r w:rsidR="00F44F3B" w:rsidRPr="00822A87">
        <w:rPr>
          <w:sz w:val="28"/>
          <w:lang w:val="it-IT"/>
        </w:rPr>
        <w:t xml:space="preserve"> và sử dụng </w:t>
      </w:r>
      <w:r w:rsidR="004A5FC4" w:rsidRPr="00822A87">
        <w:rPr>
          <w:sz w:val="28"/>
          <w:lang w:val="it-IT"/>
        </w:rPr>
        <w:t xml:space="preserve">sản phẩm, </w:t>
      </w:r>
      <w:r w:rsidR="00F44F3B" w:rsidRPr="00822A87">
        <w:rPr>
          <w:sz w:val="28"/>
          <w:lang w:val="it-IT"/>
        </w:rPr>
        <w:t>dịch vụ</w:t>
      </w:r>
      <w:r w:rsidR="00D93700" w:rsidRPr="00822A87">
        <w:rPr>
          <w:sz w:val="28"/>
          <w:lang w:val="it-IT"/>
        </w:rPr>
        <w:t>;</w:t>
      </w:r>
    </w:p>
    <w:p w14:paraId="7D746136" w14:textId="3B4EE865" w:rsidR="007E1074" w:rsidRPr="00F247A5" w:rsidRDefault="00F30848" w:rsidP="00E74161">
      <w:pPr>
        <w:shd w:val="clear" w:color="auto" w:fill="FFFFFF" w:themeFill="background1"/>
        <w:spacing w:before="80" w:after="0" w:line="240" w:lineRule="auto"/>
        <w:ind w:firstLine="720"/>
        <w:jc w:val="both"/>
        <w:rPr>
          <w:sz w:val="28"/>
          <w:szCs w:val="28"/>
          <w:lang w:val="pt-BR"/>
        </w:rPr>
      </w:pPr>
      <w:r>
        <w:rPr>
          <w:sz w:val="28"/>
          <w:szCs w:val="28"/>
          <w:lang w:val="pt-BR"/>
        </w:rPr>
        <w:t>h</w:t>
      </w:r>
      <w:r w:rsidR="007E1074" w:rsidRPr="00F247A5">
        <w:rPr>
          <w:sz w:val="28"/>
          <w:szCs w:val="28"/>
          <w:lang w:val="pt-BR"/>
        </w:rPr>
        <w:t xml:space="preserve">) Bảo mật các thông tin của </w:t>
      </w:r>
      <w:r w:rsidR="00E50B23" w:rsidRPr="00F247A5">
        <w:rPr>
          <w:sz w:val="28"/>
          <w:szCs w:val="28"/>
          <w:lang w:val="pt-BR"/>
        </w:rPr>
        <w:t>Các Bên</w:t>
      </w:r>
      <w:r w:rsidR="0028111E" w:rsidRPr="00F247A5">
        <w:rPr>
          <w:sz w:val="28"/>
          <w:szCs w:val="28"/>
          <w:lang w:val="pt-BR"/>
        </w:rPr>
        <w:t xml:space="preserve"> </w:t>
      </w:r>
      <w:r w:rsidR="007E1074" w:rsidRPr="00F247A5">
        <w:rPr>
          <w:sz w:val="28"/>
          <w:szCs w:val="28"/>
          <w:lang w:val="pt-BR"/>
        </w:rPr>
        <w:t xml:space="preserve">và </w:t>
      </w:r>
      <w:r w:rsidR="00B93A21">
        <w:rPr>
          <w:sz w:val="28"/>
          <w:szCs w:val="28"/>
          <w:lang w:val="pt-BR"/>
        </w:rPr>
        <w:t>Khách hàng</w:t>
      </w:r>
      <w:r w:rsidR="007E1074" w:rsidRPr="00F247A5">
        <w:rPr>
          <w:sz w:val="28"/>
          <w:szCs w:val="28"/>
          <w:lang w:val="pt-BR"/>
        </w:rPr>
        <w:t xml:space="preserve"> theo các thỏa thuận bảo mật thông tin, quy định của pháp luật hoặc các hợp đồng/văn bản khác đã ký;</w:t>
      </w:r>
    </w:p>
    <w:p w14:paraId="5B4AA91C" w14:textId="351AFDBA" w:rsidR="00650F18" w:rsidRPr="00F247A5" w:rsidRDefault="00F30848" w:rsidP="00E74161">
      <w:pPr>
        <w:shd w:val="clear" w:color="auto" w:fill="FFFFFF" w:themeFill="background1"/>
        <w:spacing w:before="80" w:after="0" w:line="240" w:lineRule="auto"/>
        <w:ind w:firstLine="720"/>
        <w:jc w:val="both"/>
        <w:rPr>
          <w:sz w:val="28"/>
          <w:szCs w:val="28"/>
          <w:lang w:val="pt-BR"/>
        </w:rPr>
      </w:pPr>
      <w:r>
        <w:rPr>
          <w:sz w:val="28"/>
          <w:szCs w:val="28"/>
          <w:lang w:val="pt-BR"/>
        </w:rPr>
        <w:t>i</w:t>
      </w:r>
      <w:r w:rsidR="007E1074" w:rsidRPr="00F247A5">
        <w:rPr>
          <w:sz w:val="28"/>
          <w:szCs w:val="28"/>
          <w:lang w:val="pt-BR"/>
        </w:rPr>
        <w:t xml:space="preserve">) Thanh toán chi phí </w:t>
      </w:r>
      <w:r w:rsidR="006141B9" w:rsidRPr="00F247A5">
        <w:rPr>
          <w:sz w:val="28"/>
          <w:szCs w:val="28"/>
          <w:lang w:val="pt-BR"/>
        </w:rPr>
        <w:t xml:space="preserve">sản phẩm, </w:t>
      </w:r>
      <w:r w:rsidR="007E1074" w:rsidRPr="00F247A5">
        <w:rPr>
          <w:sz w:val="28"/>
          <w:szCs w:val="28"/>
          <w:lang w:val="pt-BR"/>
        </w:rPr>
        <w:t xml:space="preserve">dịch vụ do Bên A cung cấp theo quy định tại Khoản 1 Điều </w:t>
      </w:r>
      <w:r w:rsidR="00A0094B" w:rsidRPr="00F247A5">
        <w:rPr>
          <w:sz w:val="28"/>
          <w:szCs w:val="28"/>
          <w:lang w:val="pt-BR"/>
        </w:rPr>
        <w:t>7</w:t>
      </w:r>
      <w:r w:rsidR="007E1074" w:rsidRPr="00F247A5">
        <w:rPr>
          <w:sz w:val="28"/>
          <w:szCs w:val="28"/>
          <w:lang w:val="pt-BR"/>
        </w:rPr>
        <w:t xml:space="preserve"> Hợp đồng này</w:t>
      </w:r>
      <w:r w:rsidR="00650F18" w:rsidRPr="00F247A5">
        <w:rPr>
          <w:sz w:val="28"/>
          <w:szCs w:val="28"/>
          <w:lang w:val="pt-BR"/>
        </w:rPr>
        <w:t>;</w:t>
      </w:r>
    </w:p>
    <w:p w14:paraId="12ECB671" w14:textId="38481A7A" w:rsidR="00CB22B3" w:rsidRDefault="00F30848" w:rsidP="00CB22B3">
      <w:pPr>
        <w:shd w:val="clear" w:color="auto" w:fill="FFFFFF" w:themeFill="background1"/>
        <w:spacing w:before="80" w:after="0" w:line="240" w:lineRule="auto"/>
        <w:ind w:firstLine="720"/>
        <w:jc w:val="both"/>
        <w:rPr>
          <w:sz w:val="28"/>
          <w:lang w:val="pt-BR"/>
        </w:rPr>
      </w:pPr>
      <w:r>
        <w:rPr>
          <w:sz w:val="28"/>
          <w:szCs w:val="28"/>
          <w:lang w:val="pt-BR"/>
        </w:rPr>
        <w:t>j</w:t>
      </w:r>
      <w:r w:rsidR="007A3C16" w:rsidRPr="00F247A5">
        <w:rPr>
          <w:sz w:val="28"/>
          <w:szCs w:val="28"/>
          <w:lang w:val="pt-BR"/>
        </w:rPr>
        <w:t xml:space="preserve">) Chịu trách nhiệm trước </w:t>
      </w:r>
      <w:r w:rsidR="008C33F9">
        <w:rPr>
          <w:sz w:val="28"/>
          <w:szCs w:val="28"/>
          <w:lang w:val="pt-BR"/>
        </w:rPr>
        <w:t>B</w:t>
      </w:r>
      <w:r w:rsidR="007A3C16" w:rsidRPr="00F247A5">
        <w:rPr>
          <w:sz w:val="28"/>
          <w:szCs w:val="28"/>
          <w:lang w:val="pt-BR"/>
        </w:rPr>
        <w:t>ên A</w:t>
      </w:r>
      <w:r w:rsidR="007A3C16" w:rsidRPr="00822A87">
        <w:rPr>
          <w:sz w:val="28"/>
          <w:lang w:val="pt-BR"/>
        </w:rPr>
        <w:t xml:space="preserve"> và pháp luật về bất kỳ vi phạm nào của </w:t>
      </w:r>
      <w:r w:rsidR="008C33F9" w:rsidRPr="00822A87">
        <w:rPr>
          <w:sz w:val="28"/>
          <w:lang w:val="pt-BR"/>
        </w:rPr>
        <w:t>B</w:t>
      </w:r>
      <w:r w:rsidR="007A3C16" w:rsidRPr="00822A87">
        <w:rPr>
          <w:sz w:val="28"/>
          <w:lang w:val="pt-BR"/>
        </w:rPr>
        <w:t>ên B theo Hợp đồng này, kể cả yêu cầu phạt vi phạm và bồi thường thiệt hại theo quy định tại Điều 6 Hợp đồng này;</w:t>
      </w:r>
    </w:p>
    <w:p w14:paraId="412C9F19" w14:textId="024D6199" w:rsidR="00916F8C" w:rsidRPr="00916F8C" w:rsidRDefault="00916F8C" w:rsidP="00A4649B">
      <w:pPr>
        <w:shd w:val="clear" w:color="auto" w:fill="FFFFFF" w:themeFill="background1"/>
        <w:spacing w:before="80" w:after="0" w:line="240" w:lineRule="auto"/>
        <w:ind w:firstLine="720"/>
        <w:jc w:val="both"/>
        <w:rPr>
          <w:sz w:val="28"/>
          <w:lang w:val="vi-VN"/>
          <w:rPrChange w:id="16" w:author="Admin_rw" w:date="2025-05-17T14:36:00Z">
            <w:rPr>
              <w:sz w:val="28"/>
              <w:lang w:val="pt-BR"/>
            </w:rPr>
          </w:rPrChange>
        </w:rPr>
      </w:pPr>
      <w:r>
        <w:rPr>
          <w:sz w:val="28"/>
          <w:lang w:val="pt-BR"/>
        </w:rPr>
        <w:t>k</w:t>
      </w:r>
      <w:r>
        <w:rPr>
          <w:sz w:val="28"/>
          <w:lang w:val="vi-VN"/>
        </w:rPr>
        <w:t xml:space="preserve">) </w:t>
      </w:r>
      <w:r w:rsidR="00A4649B">
        <w:rPr>
          <w:sz w:val="28"/>
          <w:lang w:val="vi-VN"/>
        </w:rPr>
        <w:t>P</w:t>
      </w:r>
      <w:r w:rsidRPr="00916F8C">
        <w:rPr>
          <w:sz w:val="28"/>
          <w:lang w:val="vi-VN"/>
        </w:rPr>
        <w:t>hối hợp với Bên A và các đơn vị liên quan kiểm tra, đảm bảo an ninh, an toàn</w:t>
      </w:r>
      <w:r w:rsidR="00A4649B">
        <w:rPr>
          <w:sz w:val="28"/>
          <w:lang w:val="vi-VN"/>
        </w:rPr>
        <w:t xml:space="preserve"> định kỳ 6 tháng hoặc khi Bên A có yêu cầu</w:t>
      </w:r>
      <w:r w:rsidRPr="00916F8C">
        <w:rPr>
          <w:sz w:val="28"/>
          <w:lang w:val="vi-VN"/>
        </w:rPr>
        <w:t xml:space="preserve"> đối với các thiết bị phần cứng, phần mềm và phương án bảo vệ dữ liệu cá nhân khi cung cấp, triển khai dịch vụ </w:t>
      </w:r>
      <w:r w:rsidR="00A4649B">
        <w:rPr>
          <w:sz w:val="28"/>
          <w:lang w:val="vi-VN"/>
        </w:rPr>
        <w:t xml:space="preserve">từ Hệ thống </w:t>
      </w:r>
      <w:r w:rsidRPr="00916F8C">
        <w:rPr>
          <w:sz w:val="28"/>
          <w:lang w:val="vi-VN"/>
        </w:rPr>
        <w:t>xác thực</w:t>
      </w:r>
      <w:r w:rsidR="00A4649B">
        <w:rPr>
          <w:sz w:val="28"/>
          <w:lang w:val="vi-VN"/>
        </w:rPr>
        <w:t xml:space="preserve"> điện tử</w:t>
      </w:r>
      <w:r w:rsidRPr="00916F8C">
        <w:rPr>
          <w:sz w:val="28"/>
          <w:lang w:val="vi-VN"/>
        </w:rPr>
        <w:t xml:space="preserve"> cho khách hàng</w:t>
      </w:r>
      <w:r w:rsidR="00A4649B">
        <w:rPr>
          <w:sz w:val="28"/>
          <w:lang w:val="vi-VN"/>
        </w:rPr>
        <w:t>;</w:t>
      </w:r>
    </w:p>
    <w:p w14:paraId="28E436CD" w14:textId="7BA65802" w:rsidR="00650F18" w:rsidRPr="00F247A5" w:rsidRDefault="005925EB" w:rsidP="00650F18">
      <w:pPr>
        <w:shd w:val="clear" w:color="auto" w:fill="FFFFFF" w:themeFill="background1"/>
        <w:spacing w:before="80" w:after="0" w:line="240" w:lineRule="auto"/>
        <w:ind w:firstLine="720"/>
        <w:jc w:val="both"/>
        <w:rPr>
          <w:sz w:val="28"/>
          <w:szCs w:val="28"/>
          <w:lang w:val="pt-BR"/>
        </w:rPr>
      </w:pPr>
      <w:ins w:id="17" w:author="Admin_rw" w:date="2025-05-19T08:04:00Z">
        <w:r>
          <w:rPr>
            <w:sz w:val="28"/>
            <w:szCs w:val="28"/>
            <w:lang w:val="pt-BR"/>
          </w:rPr>
          <w:lastRenderedPageBreak/>
          <w:t>l</w:t>
        </w:r>
      </w:ins>
      <w:del w:id="18" w:author="Admin_rw" w:date="2025-05-19T08:04:00Z">
        <w:r w:rsidR="00F30848" w:rsidDel="005925EB">
          <w:rPr>
            <w:sz w:val="28"/>
            <w:szCs w:val="28"/>
            <w:lang w:val="pt-BR"/>
          </w:rPr>
          <w:delText>k</w:delText>
        </w:r>
      </w:del>
      <w:r w:rsidR="00650F18" w:rsidRPr="00F247A5">
        <w:rPr>
          <w:sz w:val="28"/>
          <w:szCs w:val="28"/>
          <w:lang w:val="pt-BR"/>
        </w:rPr>
        <w:t xml:space="preserve">) Khi tiếp nhận thông báo yêu cầu xoá dữ liệu của </w:t>
      </w:r>
      <w:r w:rsidR="00CB22B3">
        <w:rPr>
          <w:sz w:val="28"/>
          <w:szCs w:val="28"/>
          <w:lang w:val="pt-BR"/>
        </w:rPr>
        <w:t>chủ thể dữ liệu</w:t>
      </w:r>
      <w:r w:rsidR="00650F18" w:rsidRPr="00F247A5">
        <w:rPr>
          <w:sz w:val="28"/>
          <w:szCs w:val="28"/>
          <w:lang w:val="pt-BR"/>
        </w:rPr>
        <w:t xml:space="preserve"> từ hệ thống </w:t>
      </w:r>
      <w:r w:rsidR="00CB22B3">
        <w:rPr>
          <w:sz w:val="28"/>
          <w:szCs w:val="28"/>
          <w:lang w:val="pt-BR"/>
        </w:rPr>
        <w:t xml:space="preserve">xác </w:t>
      </w:r>
      <w:r w:rsidR="00650F18" w:rsidRPr="00F247A5">
        <w:rPr>
          <w:sz w:val="28"/>
          <w:szCs w:val="28"/>
          <w:lang w:val="pt-BR"/>
        </w:rPr>
        <w:t>thực điện tử, trừ trường hợp pháp luật có quy định khác, Bên B có trách nhiệm thực hiện đầy đủ các nội dung sau:</w:t>
      </w:r>
    </w:p>
    <w:p w14:paraId="5617212D" w14:textId="0F23C8D2" w:rsidR="00650F18" w:rsidRPr="001D0AA7" w:rsidRDefault="00650F18" w:rsidP="00650F18">
      <w:pPr>
        <w:shd w:val="clear" w:color="auto" w:fill="FFFFFF" w:themeFill="background1"/>
        <w:spacing w:before="80" w:after="0" w:line="240" w:lineRule="auto"/>
        <w:ind w:firstLine="720"/>
        <w:jc w:val="both"/>
        <w:rPr>
          <w:sz w:val="28"/>
          <w:szCs w:val="28"/>
          <w:lang w:val="pt-BR"/>
        </w:rPr>
      </w:pPr>
      <w:r w:rsidRPr="001D0AA7">
        <w:rPr>
          <w:sz w:val="28"/>
          <w:szCs w:val="28"/>
          <w:lang w:val="pt-BR"/>
        </w:rPr>
        <w:t xml:space="preserve">- </w:t>
      </w:r>
      <w:r w:rsidR="002367E7" w:rsidRPr="001D0AA7">
        <w:rPr>
          <w:sz w:val="28"/>
          <w:szCs w:val="28"/>
          <w:lang w:val="pt-BR"/>
        </w:rPr>
        <w:t>T</w:t>
      </w:r>
      <w:r w:rsidRPr="001D0AA7">
        <w:rPr>
          <w:sz w:val="28"/>
          <w:szCs w:val="28"/>
          <w:lang w:val="pt-BR"/>
        </w:rPr>
        <w:t xml:space="preserve">rả thông báo đã tiếp nhận yêu cầu về </w:t>
      </w:r>
      <w:r w:rsidR="002367E7" w:rsidRPr="001D0AA7">
        <w:rPr>
          <w:sz w:val="28"/>
          <w:szCs w:val="28"/>
          <w:lang w:val="pt-BR"/>
        </w:rPr>
        <w:t>hệ thống xác thực điện tử</w:t>
      </w:r>
      <w:r w:rsidRPr="001D0AA7">
        <w:rPr>
          <w:sz w:val="28"/>
          <w:szCs w:val="28"/>
          <w:lang w:val="pt-BR"/>
        </w:rPr>
        <w:t>;</w:t>
      </w:r>
    </w:p>
    <w:p w14:paraId="7B48275D" w14:textId="3F4258BD" w:rsidR="009E39A2" w:rsidRDefault="00650F18" w:rsidP="002367E7">
      <w:pPr>
        <w:shd w:val="clear" w:color="auto" w:fill="FFFFFF" w:themeFill="background1"/>
        <w:spacing w:before="80" w:after="0" w:line="240" w:lineRule="auto"/>
        <w:ind w:firstLine="720"/>
        <w:jc w:val="both"/>
        <w:rPr>
          <w:sz w:val="28"/>
          <w:szCs w:val="28"/>
          <w:lang w:val="pt-BR"/>
        </w:rPr>
      </w:pPr>
      <w:r w:rsidRPr="00F247A5">
        <w:rPr>
          <w:sz w:val="28"/>
          <w:szCs w:val="28"/>
          <w:lang w:val="pt-BR"/>
        </w:rPr>
        <w:t xml:space="preserve">- Trong </w:t>
      </w:r>
      <w:r w:rsidR="002367E7" w:rsidRPr="00F247A5">
        <w:rPr>
          <w:sz w:val="28"/>
          <w:szCs w:val="28"/>
          <w:lang w:val="pt-BR"/>
        </w:rPr>
        <w:t>thời hạn</w:t>
      </w:r>
      <w:r w:rsidRPr="00F247A5">
        <w:rPr>
          <w:sz w:val="28"/>
          <w:szCs w:val="28"/>
          <w:lang w:val="pt-BR"/>
        </w:rPr>
        <w:t xml:space="preserve"> 72 </w:t>
      </w:r>
      <w:r w:rsidR="00CB22B3">
        <w:rPr>
          <w:sz w:val="28"/>
          <w:szCs w:val="28"/>
          <w:lang w:val="pt-BR"/>
        </w:rPr>
        <w:t xml:space="preserve">(bảy mươi hai) </w:t>
      </w:r>
      <w:r w:rsidRPr="00F247A5">
        <w:rPr>
          <w:sz w:val="28"/>
          <w:szCs w:val="28"/>
          <w:lang w:val="pt-BR"/>
        </w:rPr>
        <w:t xml:space="preserve">giờ kể từ thời điểm </w:t>
      </w:r>
      <w:r w:rsidR="002367E7" w:rsidRPr="00F247A5">
        <w:rPr>
          <w:sz w:val="28"/>
          <w:szCs w:val="28"/>
          <w:lang w:val="pt-BR"/>
        </w:rPr>
        <w:t>tiếp nhận thông báo đề nghị xoá dữ liệu của công dân</w:t>
      </w:r>
      <w:r w:rsidRPr="00F247A5">
        <w:rPr>
          <w:sz w:val="28"/>
          <w:szCs w:val="28"/>
          <w:lang w:val="pt-BR"/>
        </w:rPr>
        <w:t xml:space="preserve">, Bên B </w:t>
      </w:r>
      <w:r w:rsidR="002367E7" w:rsidRPr="00F247A5">
        <w:rPr>
          <w:sz w:val="28"/>
          <w:szCs w:val="28"/>
          <w:lang w:val="pt-BR"/>
        </w:rPr>
        <w:t xml:space="preserve">phải </w:t>
      </w:r>
      <w:r w:rsidRPr="00F247A5">
        <w:rPr>
          <w:sz w:val="28"/>
          <w:szCs w:val="28"/>
          <w:lang w:val="pt-BR"/>
        </w:rPr>
        <w:t>thực hiện xử lý yêu cầu</w:t>
      </w:r>
      <w:r w:rsidR="002367E7" w:rsidRPr="00F247A5">
        <w:rPr>
          <w:sz w:val="28"/>
          <w:szCs w:val="28"/>
          <w:lang w:val="pt-BR"/>
        </w:rPr>
        <w:t xml:space="preserve"> và trả kết quả xử lý </w:t>
      </w:r>
      <w:r w:rsidRPr="00F247A5">
        <w:rPr>
          <w:sz w:val="28"/>
          <w:szCs w:val="28"/>
          <w:lang w:val="pt-BR"/>
        </w:rPr>
        <w:t>về hệ thống xác thực điện tử.</w:t>
      </w:r>
    </w:p>
    <w:p w14:paraId="748FE53C" w14:textId="378B362B" w:rsidR="008C33F9" w:rsidRPr="001D0AA7" w:rsidRDefault="005925EB" w:rsidP="008C33F9">
      <w:pPr>
        <w:shd w:val="clear" w:color="auto" w:fill="FFFFFF" w:themeFill="background1"/>
        <w:spacing w:before="40" w:after="40"/>
        <w:ind w:firstLine="720"/>
        <w:rPr>
          <w:color w:val="FF0000"/>
          <w:sz w:val="28"/>
          <w:szCs w:val="28"/>
          <w:lang w:val="pt-BR"/>
        </w:rPr>
      </w:pPr>
      <w:ins w:id="19" w:author="Admin_rw" w:date="2025-05-19T08:04:00Z">
        <w:r>
          <w:rPr>
            <w:color w:val="FF0000"/>
            <w:sz w:val="28"/>
            <w:szCs w:val="28"/>
            <w:lang w:val="pt-BR"/>
          </w:rPr>
          <w:t>m</w:t>
        </w:r>
      </w:ins>
      <w:del w:id="20" w:author="Admin_rw" w:date="2025-05-19T08:04:00Z">
        <w:r w:rsidR="00F30848" w:rsidDel="005925EB">
          <w:rPr>
            <w:color w:val="FF0000"/>
            <w:sz w:val="28"/>
            <w:szCs w:val="28"/>
            <w:lang w:val="pt-BR"/>
          </w:rPr>
          <w:delText>l</w:delText>
        </w:r>
      </w:del>
      <w:commentRangeStart w:id="21"/>
      <w:r w:rsidR="008C33F9" w:rsidRPr="001D0AA7">
        <w:rPr>
          <w:color w:val="FF0000"/>
          <w:sz w:val="28"/>
          <w:szCs w:val="28"/>
          <w:lang w:val="pt-BR"/>
        </w:rPr>
        <w:t>) Trách nhiệm đặt cọc:</w:t>
      </w:r>
      <w:commentRangeEnd w:id="21"/>
      <w:r w:rsidR="009E39A2" w:rsidRPr="001D0AA7">
        <w:rPr>
          <w:rStyle w:val="CommentReference"/>
          <w:rFonts w:ascii="Calibri" w:eastAsia="Calibri" w:hAnsi="Calibri"/>
          <w:color w:val="FF0000"/>
          <w:lang w:eastAsia="en-US"/>
        </w:rPr>
        <w:commentReference w:id="21"/>
      </w:r>
    </w:p>
    <w:p w14:paraId="4F5A2136" w14:textId="1A6C3146" w:rsidR="008C33F9" w:rsidRPr="001D0AA7" w:rsidRDefault="00C04188" w:rsidP="001D0AA7">
      <w:pPr>
        <w:shd w:val="clear" w:color="auto" w:fill="FFFFFF" w:themeFill="background1"/>
        <w:spacing w:before="40" w:after="40"/>
        <w:ind w:firstLine="720"/>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Trong thời hạn </w:t>
      </w:r>
      <w:r w:rsidR="00D32C6D">
        <w:rPr>
          <w:color w:val="FF0000"/>
          <w:sz w:val="28"/>
          <w:szCs w:val="28"/>
          <w:lang w:val="pt-BR"/>
        </w:rPr>
        <w:t>...</w:t>
      </w:r>
      <w:r w:rsidR="008C33F9" w:rsidRPr="001D0AA7">
        <w:rPr>
          <w:color w:val="FF0000"/>
          <w:sz w:val="28"/>
          <w:szCs w:val="28"/>
          <w:lang w:val="pt-BR"/>
        </w:rPr>
        <w:t xml:space="preserve"> (</w:t>
      </w:r>
      <w:r w:rsidR="00D32C6D">
        <w:rPr>
          <w:color w:val="FF0000"/>
          <w:sz w:val="28"/>
          <w:szCs w:val="28"/>
          <w:lang w:val="pt-BR"/>
        </w:rPr>
        <w:t>...</w:t>
      </w:r>
      <w:r w:rsidR="008C33F9" w:rsidRPr="001D0AA7">
        <w:rPr>
          <w:color w:val="FF0000"/>
          <w:sz w:val="28"/>
          <w:szCs w:val="28"/>
          <w:lang w:val="pt-BR"/>
        </w:rPr>
        <w:t xml:space="preserve">) ngày kể từ ngày Hợp đồng có hiệu lực, Bên B có trách nhiệm đặt cọc số tiền là: </w:t>
      </w:r>
      <w:r w:rsidR="008C33F9" w:rsidRPr="001D0AA7">
        <w:rPr>
          <w:b/>
          <w:color w:val="FF0000"/>
          <w:sz w:val="28"/>
          <w:szCs w:val="28"/>
          <w:lang w:val="pt-BR"/>
        </w:rPr>
        <w:t xml:space="preserve">400.000.000 VNĐ </w:t>
      </w:r>
      <w:r w:rsidR="008C33F9" w:rsidRPr="001D0AA7">
        <w:rPr>
          <w:bCs/>
          <w:i/>
          <w:iCs/>
          <w:color w:val="FF0000"/>
          <w:sz w:val="28"/>
          <w:szCs w:val="28"/>
          <w:lang w:val="pt-BR"/>
        </w:rPr>
        <w:t xml:space="preserve">(Bằng chữ: Bốn trăm triệu đồng) </w:t>
      </w:r>
      <w:r w:rsidR="008C33F9" w:rsidRPr="001D0AA7">
        <w:rPr>
          <w:bCs/>
          <w:color w:val="FF0000"/>
          <w:sz w:val="28"/>
          <w:szCs w:val="28"/>
          <w:lang w:val="pt-BR"/>
        </w:rPr>
        <w:t xml:space="preserve">để </w:t>
      </w:r>
      <w:r w:rsidR="008C33F9" w:rsidRPr="001D0AA7">
        <w:rPr>
          <w:color w:val="FF0000"/>
          <w:sz w:val="28"/>
          <w:szCs w:val="28"/>
          <w:lang w:val="pt-BR"/>
        </w:rPr>
        <w:t>đảm bảo nghĩa vụ thực hiện Hợp đồng.</w:t>
      </w:r>
    </w:p>
    <w:p w14:paraId="42BBC727" w14:textId="77777777" w:rsidR="00C04188" w:rsidRPr="001D0AA7" w:rsidRDefault="00C04188" w:rsidP="001D0AA7">
      <w:pPr>
        <w:pStyle w:val="BodyText"/>
        <w:keepNext/>
        <w:widowControl w:val="0"/>
        <w:numPr>
          <w:ilvl w:val="0"/>
          <w:numId w:val="28"/>
        </w:numPr>
        <w:spacing w:before="40" w:after="40"/>
        <w:ind w:left="0" w:firstLine="709"/>
        <w:jc w:val="both"/>
        <w:rPr>
          <w:color w:val="FF0000"/>
          <w:sz w:val="28"/>
          <w:szCs w:val="28"/>
          <w:lang w:val="pt-BR"/>
        </w:rPr>
      </w:pPr>
      <w:r w:rsidRPr="001D0AA7">
        <w:rPr>
          <w:bCs/>
          <w:color w:val="FF0000"/>
          <w:sz w:val="28"/>
          <w:szCs w:val="28"/>
          <w:lang w:val="pt-BR"/>
        </w:rPr>
        <w:t xml:space="preserve"> </w:t>
      </w:r>
      <w:r w:rsidR="008C33F9" w:rsidRPr="001D0AA7">
        <w:rPr>
          <w:bCs/>
          <w:color w:val="FF0000"/>
          <w:sz w:val="28"/>
          <w:szCs w:val="28"/>
          <w:lang w:val="pt-BR"/>
        </w:rPr>
        <w:t xml:space="preserve">Hình thức đặt cọc: Bên B </w:t>
      </w:r>
      <w:r w:rsidR="008C33F9" w:rsidRPr="001D0AA7">
        <w:rPr>
          <w:color w:val="FF0000"/>
          <w:sz w:val="28"/>
          <w:szCs w:val="28"/>
          <w:lang w:val="pt-BR"/>
        </w:rPr>
        <w:t>chuyển vào tài khoản thanh toán</w:t>
      </w:r>
      <w:r w:rsidR="008C33F9" w:rsidRPr="001D0AA7">
        <w:rPr>
          <w:b/>
          <w:color w:val="FF0000"/>
          <w:sz w:val="28"/>
          <w:szCs w:val="28"/>
          <w:lang w:val="pt-BR"/>
        </w:rPr>
        <w:t xml:space="preserve"> </w:t>
      </w:r>
      <w:r w:rsidR="008C33F9" w:rsidRPr="001D0AA7">
        <w:rPr>
          <w:color w:val="FF0000"/>
          <w:sz w:val="28"/>
          <w:szCs w:val="28"/>
          <w:lang w:val="pt-BR"/>
        </w:rPr>
        <w:t>của Bên A;</w:t>
      </w:r>
    </w:p>
    <w:p w14:paraId="06BD37DE" w14:textId="3D164650" w:rsidR="008C33F9" w:rsidRPr="001D0AA7" w:rsidRDefault="00C04188" w:rsidP="001D0AA7">
      <w:pPr>
        <w:pStyle w:val="BodyText"/>
        <w:keepNext/>
        <w:widowControl w:val="0"/>
        <w:numPr>
          <w:ilvl w:val="0"/>
          <w:numId w:val="28"/>
        </w:numPr>
        <w:spacing w:before="40" w:after="40"/>
        <w:ind w:left="0" w:firstLine="709"/>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Nội dung chuyển khoản: </w:t>
      </w:r>
      <w:r w:rsidR="008C33F9" w:rsidRPr="001D0AA7">
        <w:rPr>
          <w:iCs/>
          <w:color w:val="FF0000"/>
          <w:sz w:val="28"/>
          <w:szCs w:val="28"/>
          <w:lang w:val="it-IT"/>
        </w:rPr>
        <w:t>….</w:t>
      </w:r>
      <w:r w:rsidRPr="001D0AA7">
        <w:rPr>
          <w:iCs/>
          <w:color w:val="FF0000"/>
          <w:sz w:val="28"/>
          <w:szCs w:val="28"/>
          <w:lang w:val="it-IT"/>
        </w:rPr>
        <w:t xml:space="preserve"> </w:t>
      </w:r>
      <w:r w:rsidR="008C33F9" w:rsidRPr="001D0AA7">
        <w:rPr>
          <w:iCs/>
          <w:color w:val="FF0000"/>
          <w:sz w:val="28"/>
          <w:szCs w:val="28"/>
          <w:lang w:val="pt-BR"/>
        </w:rPr>
        <w:t>đặt cọc Hợp đồng số:    /2024/HĐDV/RAR-...</w:t>
      </w:r>
    </w:p>
    <w:p w14:paraId="2414EB2F" w14:textId="77777777" w:rsidR="008C33F9" w:rsidRPr="001D0AA7" w:rsidRDefault="008C33F9" w:rsidP="001D0AA7">
      <w:pPr>
        <w:pStyle w:val="BodyText"/>
        <w:keepNext/>
        <w:widowControl w:val="0"/>
        <w:spacing w:before="40" w:after="40"/>
        <w:ind w:firstLine="720"/>
        <w:jc w:val="both"/>
        <w:rPr>
          <w:color w:val="FF0000"/>
          <w:sz w:val="28"/>
          <w:szCs w:val="28"/>
          <w:lang w:val="pt-BR"/>
        </w:rPr>
      </w:pPr>
      <w:r w:rsidRPr="001D0AA7">
        <w:rPr>
          <w:color w:val="FF0000"/>
          <w:sz w:val="28"/>
          <w:szCs w:val="28"/>
          <w:lang w:val="pt-BR"/>
        </w:rPr>
        <w:t>Việc Bên B hoàn thành trách nhiệm đặt cọc nêu trên là cơ sở bắt buộc để Hai Bên tiếp tục thực hiện Hợp đồng;</w:t>
      </w:r>
    </w:p>
    <w:p w14:paraId="70207E81" w14:textId="7BEE372B" w:rsidR="008C33F9" w:rsidRPr="001D0AA7" w:rsidRDefault="00C04188" w:rsidP="001D0AA7">
      <w:pPr>
        <w:pStyle w:val="BodyText"/>
        <w:keepNext/>
        <w:widowControl w:val="0"/>
        <w:spacing w:before="40" w:after="40"/>
        <w:ind w:firstLine="720"/>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Bên B có trách nhiệm duy trì khoản đặt cọc hàng tháng là: </w:t>
      </w:r>
      <w:r w:rsidR="008C33F9" w:rsidRPr="001D0AA7">
        <w:rPr>
          <w:b/>
          <w:color w:val="FF0000"/>
          <w:sz w:val="28"/>
          <w:szCs w:val="28"/>
          <w:lang w:val="pt-BR"/>
        </w:rPr>
        <w:t xml:space="preserve">400.000.000 VNĐ </w:t>
      </w:r>
      <w:r w:rsidR="008C33F9" w:rsidRPr="001D0AA7">
        <w:rPr>
          <w:bCs/>
          <w:i/>
          <w:iCs/>
          <w:color w:val="FF0000"/>
          <w:sz w:val="28"/>
          <w:szCs w:val="28"/>
          <w:lang w:val="pt-BR"/>
        </w:rPr>
        <w:t>(Bằng chữ: Bốn trăm triệu đồng).</w:t>
      </w:r>
      <w:r w:rsidR="008C33F9" w:rsidRPr="001D0AA7">
        <w:rPr>
          <w:color w:val="FF0000"/>
          <w:sz w:val="28"/>
          <w:szCs w:val="28"/>
          <w:lang w:val="pt-BR"/>
        </w:rPr>
        <w:t xml:space="preserve"> Trường hợp sau 30 (ba mươi) ngày kể từ Thời hạn thanh toán quy định tại Khoản 2 Điều 7 của Hợp đồng mà Bên B không thanh toán chuyển khoản vào tài khoản thanh toán của Bên A thì Bên A sẽ sử dụng khoản đặt cọc này khấu trừ khoản thanh toán chưa hoàn tất của Bên B. </w:t>
      </w:r>
    </w:p>
    <w:p w14:paraId="78F7344F" w14:textId="7A730B25" w:rsidR="002E2E1C" w:rsidRPr="00822A87" w:rsidRDefault="00D634D4" w:rsidP="00F61AC9">
      <w:pPr>
        <w:spacing w:before="80" w:after="0" w:line="240" w:lineRule="auto"/>
        <w:ind w:firstLine="720"/>
        <w:jc w:val="both"/>
        <w:rPr>
          <w:rFonts w:eastAsia="Calibri"/>
          <w:b/>
          <w:sz w:val="28"/>
          <w:lang w:val="pt-BR" w:eastAsia="en-US"/>
        </w:rPr>
      </w:pPr>
      <w:r w:rsidRPr="00822A87">
        <w:rPr>
          <w:rFonts w:hint="cs"/>
          <w:b/>
          <w:sz w:val="28"/>
          <w:lang w:val="pt-BR"/>
        </w:rPr>
        <w:t>Đ</w:t>
      </w:r>
      <w:r w:rsidRPr="00822A87">
        <w:rPr>
          <w:b/>
          <w:sz w:val="28"/>
          <w:lang w:val="pt-BR"/>
        </w:rPr>
        <w:t xml:space="preserve">iều </w:t>
      </w:r>
      <w:r w:rsidR="0082518E" w:rsidRPr="00822A87">
        <w:rPr>
          <w:rFonts w:hint="eastAsia"/>
          <w:b/>
          <w:sz w:val="28"/>
          <w:lang w:val="pt-BR"/>
        </w:rPr>
        <w:t>5</w:t>
      </w:r>
      <w:r w:rsidRPr="00822A87">
        <w:rPr>
          <w:rFonts w:hint="eastAsia"/>
          <w:b/>
          <w:sz w:val="28"/>
          <w:lang w:val="pt-BR"/>
        </w:rPr>
        <w:t>. Mô</w:t>
      </w:r>
      <w:r w:rsidRPr="00822A87">
        <w:rPr>
          <w:b/>
          <w:sz w:val="28"/>
          <w:lang w:val="pt-BR"/>
        </w:rPr>
        <w:t xml:space="preserve"> tả việc thực hiện kết nối </w:t>
      </w:r>
      <w:r w:rsidR="008653E8" w:rsidRPr="00822A87">
        <w:rPr>
          <w:b/>
          <w:noProof/>
          <w:sz w:val="28"/>
          <w:lang w:val="pt-BR"/>
        </w:rPr>
        <w:t>H</w:t>
      </w:r>
      <w:r w:rsidR="008653E8" w:rsidRPr="00F247A5">
        <w:rPr>
          <w:b/>
          <w:noProof/>
          <w:sz w:val="28"/>
          <w:lang w:val="vi-VN"/>
        </w:rPr>
        <w:t>ệ thống định danh và xác thực điện tử</w:t>
      </w:r>
      <w:r w:rsidR="000F313B" w:rsidRPr="00822A87">
        <w:rPr>
          <w:b/>
          <w:noProof/>
          <w:sz w:val="28"/>
          <w:lang w:val="pt-BR"/>
        </w:rPr>
        <w:t>, Hệ thống xác thực điện tử</w:t>
      </w:r>
      <w:r w:rsidR="008653E8" w:rsidRPr="00F247A5">
        <w:rPr>
          <w:b/>
          <w:noProof/>
          <w:sz w:val="28"/>
          <w:lang w:val="vi-VN"/>
        </w:rPr>
        <w:t xml:space="preserve"> và sử dụng </w:t>
      </w:r>
      <w:r w:rsidR="000F313B" w:rsidRPr="00822A87">
        <w:rPr>
          <w:b/>
          <w:noProof/>
          <w:sz w:val="28"/>
          <w:lang w:val="pt-BR"/>
        </w:rPr>
        <w:t xml:space="preserve">sản phẩm, </w:t>
      </w:r>
      <w:r w:rsidR="008653E8" w:rsidRPr="00F247A5">
        <w:rPr>
          <w:b/>
          <w:noProof/>
          <w:sz w:val="28"/>
          <w:lang w:val="vi-VN"/>
        </w:rPr>
        <w:t>dịch vụ</w:t>
      </w:r>
    </w:p>
    <w:p w14:paraId="41222753" w14:textId="3469E9BC" w:rsidR="008653E8" w:rsidRPr="00822A87" w:rsidRDefault="008653E8" w:rsidP="00F61AC9">
      <w:pPr>
        <w:spacing w:before="80" w:after="0" w:line="240" w:lineRule="auto"/>
        <w:ind w:firstLine="720"/>
        <w:jc w:val="both"/>
        <w:rPr>
          <w:noProof/>
          <w:sz w:val="28"/>
          <w:szCs w:val="28"/>
          <w:lang w:val="pt-BR"/>
        </w:rPr>
      </w:pPr>
      <w:r w:rsidRPr="00F247A5">
        <w:rPr>
          <w:noProof/>
          <w:sz w:val="28"/>
          <w:szCs w:val="28"/>
          <w:lang w:val="vi-VN"/>
        </w:rPr>
        <w:t xml:space="preserve">1. Bên A cung cấp cho Bên </w:t>
      </w:r>
      <w:r w:rsidR="00AD2915" w:rsidRPr="00822A87">
        <w:rPr>
          <w:noProof/>
          <w:sz w:val="28"/>
          <w:szCs w:val="28"/>
          <w:lang w:val="pt-BR"/>
        </w:rPr>
        <w:t>B</w:t>
      </w:r>
      <w:r w:rsidRPr="00F247A5">
        <w:rPr>
          <w:noProof/>
          <w:sz w:val="28"/>
          <w:szCs w:val="28"/>
          <w:lang w:val="vi-VN"/>
        </w:rPr>
        <w:t xml:space="preserve"> tài liệu đặc tả kết nối </w:t>
      </w:r>
      <w:r w:rsidRPr="00822A87">
        <w:rPr>
          <w:noProof/>
          <w:sz w:val="28"/>
          <w:szCs w:val="28"/>
          <w:lang w:val="pt-BR"/>
        </w:rPr>
        <w:t>H</w:t>
      </w:r>
      <w:r w:rsidRPr="00F247A5">
        <w:rPr>
          <w:noProof/>
          <w:sz w:val="28"/>
          <w:szCs w:val="28"/>
          <w:lang w:val="vi-VN"/>
        </w:rPr>
        <w:t xml:space="preserve">ệ thống định danh và xác thực điện tử, </w:t>
      </w:r>
      <w:r w:rsidR="00306FE3" w:rsidRPr="00822A87">
        <w:rPr>
          <w:noProof/>
          <w:sz w:val="28"/>
          <w:szCs w:val="28"/>
          <w:lang w:val="pt-BR"/>
        </w:rPr>
        <w:t xml:space="preserve">Hệ thống xác thực điện tử </w:t>
      </w:r>
      <w:r w:rsidRPr="00F247A5">
        <w:rPr>
          <w:noProof/>
          <w:sz w:val="28"/>
          <w:szCs w:val="28"/>
          <w:lang w:val="vi-VN"/>
        </w:rPr>
        <w:t xml:space="preserve">mô tả </w:t>
      </w:r>
      <w:r w:rsidR="00F937FE" w:rsidRPr="00822A87">
        <w:rPr>
          <w:noProof/>
          <w:sz w:val="28"/>
          <w:szCs w:val="28"/>
          <w:lang w:val="pt-BR"/>
        </w:rPr>
        <w:t xml:space="preserve">sản phẩm, </w:t>
      </w:r>
      <w:r w:rsidRPr="00F247A5">
        <w:rPr>
          <w:noProof/>
          <w:sz w:val="28"/>
          <w:szCs w:val="28"/>
          <w:lang w:val="vi-VN"/>
        </w:rPr>
        <w:t>dịch vụ theo Phụ lục 0</w:t>
      </w:r>
      <w:r w:rsidR="00F57925" w:rsidRPr="00822A87">
        <w:rPr>
          <w:noProof/>
          <w:sz w:val="28"/>
          <w:szCs w:val="28"/>
          <w:lang w:val="pt-BR"/>
        </w:rPr>
        <w:t>1</w:t>
      </w:r>
      <w:r w:rsidRPr="00F247A5">
        <w:rPr>
          <w:noProof/>
          <w:sz w:val="28"/>
          <w:szCs w:val="28"/>
          <w:lang w:val="vi-VN"/>
        </w:rPr>
        <w:t xml:space="preserve"> đính kèm theo Hợp đồng này.</w:t>
      </w:r>
    </w:p>
    <w:p w14:paraId="69F0C79D" w14:textId="20403421" w:rsidR="002E2E1C" w:rsidRPr="00822A87" w:rsidRDefault="008653E8" w:rsidP="00F61AC9">
      <w:pPr>
        <w:spacing w:before="80" w:after="0" w:line="240" w:lineRule="auto"/>
        <w:ind w:firstLine="720"/>
        <w:jc w:val="both"/>
        <w:rPr>
          <w:sz w:val="28"/>
          <w:lang w:val="pt-BR"/>
        </w:rPr>
      </w:pPr>
      <w:r w:rsidRPr="00F247A5">
        <w:rPr>
          <w:noProof/>
          <w:sz w:val="28"/>
          <w:szCs w:val="28"/>
          <w:lang w:val="vi-VN"/>
        </w:rPr>
        <w:t>2. Khi có thay đổi, bổ sung về việc kết nối Hệ thống định danh và xác thực điện tử</w:t>
      </w:r>
      <w:r w:rsidR="00D934D4" w:rsidRPr="00822A87">
        <w:rPr>
          <w:noProof/>
          <w:sz w:val="28"/>
          <w:szCs w:val="28"/>
          <w:lang w:val="pt-BR"/>
        </w:rPr>
        <w:t>, Hệ thống xác thực điện tử</w:t>
      </w:r>
      <w:r w:rsidRPr="00F247A5">
        <w:rPr>
          <w:noProof/>
          <w:sz w:val="28"/>
          <w:szCs w:val="28"/>
          <w:lang w:val="vi-VN"/>
        </w:rPr>
        <w:t xml:space="preserve"> và sử dụng</w:t>
      </w:r>
      <w:r w:rsidR="00D934D4" w:rsidRPr="00822A87">
        <w:rPr>
          <w:noProof/>
          <w:sz w:val="28"/>
          <w:szCs w:val="28"/>
          <w:lang w:val="pt-BR"/>
        </w:rPr>
        <w:t xml:space="preserve"> sản phẩm,</w:t>
      </w:r>
      <w:r w:rsidRPr="00F247A5">
        <w:rPr>
          <w:noProof/>
          <w:sz w:val="28"/>
          <w:szCs w:val="28"/>
          <w:lang w:val="vi-VN"/>
        </w:rPr>
        <w:t xml:space="preserve"> dịch vụ </w:t>
      </w:r>
      <w:r w:rsidR="00E50B23" w:rsidRPr="00822A87">
        <w:rPr>
          <w:noProof/>
          <w:sz w:val="28"/>
          <w:szCs w:val="28"/>
          <w:lang w:val="pt-BR"/>
        </w:rPr>
        <w:t>Các Bên</w:t>
      </w:r>
      <w:r w:rsidRPr="00F247A5">
        <w:rPr>
          <w:noProof/>
          <w:sz w:val="28"/>
          <w:szCs w:val="28"/>
          <w:lang w:val="vi-VN"/>
        </w:rPr>
        <w:t xml:space="preserve"> thống nhất điều chỉnh bằng Phụ lục cho phù hợp.</w:t>
      </w:r>
      <w:r w:rsidR="007A3C16" w:rsidRPr="00822A87">
        <w:rPr>
          <w:noProof/>
          <w:sz w:val="28"/>
          <w:szCs w:val="28"/>
          <w:lang w:val="pt-BR"/>
        </w:rPr>
        <w:t xml:space="preserve"> </w:t>
      </w:r>
      <w:r w:rsidR="007A3C16" w:rsidRPr="00F247A5">
        <w:rPr>
          <w:noProof/>
          <w:sz w:val="28"/>
          <w:szCs w:val="28"/>
          <w:lang w:val="vi-VN"/>
        </w:rPr>
        <w:t xml:space="preserve">Việc thay đổi, bổ sung chỉ được thực hiện sau khi có thống nhất của </w:t>
      </w:r>
      <w:r w:rsidR="00E50B23" w:rsidRPr="00F247A5">
        <w:rPr>
          <w:noProof/>
          <w:sz w:val="28"/>
          <w:szCs w:val="28"/>
          <w:lang w:val="vi-VN"/>
        </w:rPr>
        <w:t>Các Bên</w:t>
      </w:r>
      <w:r w:rsidR="007A3C16" w:rsidRPr="00F247A5">
        <w:rPr>
          <w:noProof/>
          <w:sz w:val="28"/>
          <w:szCs w:val="28"/>
          <w:lang w:val="vi-VN"/>
        </w:rPr>
        <w:t xml:space="preserve"> trừ trường hợp pháp luật có quy định khác</w:t>
      </w:r>
      <w:r w:rsidR="007A3C16" w:rsidRPr="00822A87">
        <w:rPr>
          <w:noProof/>
          <w:sz w:val="28"/>
          <w:szCs w:val="28"/>
          <w:lang w:val="pt-BR"/>
        </w:rPr>
        <w:t>.</w:t>
      </w:r>
    </w:p>
    <w:p w14:paraId="34044CF4" w14:textId="577F6C89" w:rsidR="002C2BEC" w:rsidRPr="00822A87" w:rsidRDefault="002C2BEC" w:rsidP="00F61AC9">
      <w:pPr>
        <w:pStyle w:val="Than"/>
        <w:spacing w:before="80"/>
        <w:ind w:firstLine="720"/>
        <w:rPr>
          <w:b/>
          <w:noProof/>
          <w:color w:val="auto"/>
          <w:sz w:val="28"/>
          <w:szCs w:val="28"/>
          <w:lang w:val="pt-BR"/>
        </w:rPr>
      </w:pPr>
      <w:r w:rsidRPr="00F247A5">
        <w:rPr>
          <w:b/>
          <w:noProof/>
          <w:color w:val="auto"/>
          <w:sz w:val="28"/>
          <w:szCs w:val="28"/>
          <w:lang w:val="vi-VN"/>
        </w:rPr>
        <w:t xml:space="preserve">Điều </w:t>
      </w:r>
      <w:r w:rsidR="000F2A17" w:rsidRPr="00822A87">
        <w:rPr>
          <w:b/>
          <w:noProof/>
          <w:color w:val="auto"/>
          <w:sz w:val="28"/>
          <w:szCs w:val="28"/>
          <w:lang w:val="pt-BR"/>
        </w:rPr>
        <w:t>6</w:t>
      </w:r>
      <w:r w:rsidR="008C33F9" w:rsidRPr="00822A87">
        <w:rPr>
          <w:b/>
          <w:noProof/>
          <w:color w:val="auto"/>
          <w:sz w:val="28"/>
          <w:szCs w:val="28"/>
          <w:lang w:val="pt-BR"/>
        </w:rPr>
        <w:t>.</w:t>
      </w:r>
      <w:r w:rsidRPr="00F247A5">
        <w:rPr>
          <w:b/>
          <w:noProof/>
          <w:color w:val="auto"/>
          <w:sz w:val="28"/>
          <w:szCs w:val="28"/>
          <w:lang w:val="vi-VN"/>
        </w:rPr>
        <w:t xml:space="preserve"> </w:t>
      </w:r>
      <w:r w:rsidR="007F70B1" w:rsidRPr="00822A87">
        <w:rPr>
          <w:b/>
          <w:noProof/>
          <w:color w:val="auto"/>
          <w:sz w:val="28"/>
          <w:szCs w:val="28"/>
          <w:lang w:val="pt-BR"/>
        </w:rPr>
        <w:t>Phạt vi phạm và bồi thường thiệt hại</w:t>
      </w:r>
    </w:p>
    <w:p w14:paraId="3816AD7C" w14:textId="74FAC35D" w:rsidR="008653E8" w:rsidRPr="00822A87" w:rsidRDefault="00F57925" w:rsidP="00F61AC9">
      <w:pPr>
        <w:pStyle w:val="Than"/>
        <w:spacing w:before="80"/>
        <w:ind w:firstLine="720"/>
        <w:rPr>
          <w:rFonts w:eastAsia="Calibri"/>
          <w:noProof/>
          <w:color w:val="auto"/>
          <w:sz w:val="28"/>
          <w:szCs w:val="28"/>
          <w:lang w:val="vi-VN"/>
        </w:rPr>
      </w:pPr>
      <w:r w:rsidRPr="00822A87">
        <w:rPr>
          <w:rFonts w:eastAsia="Calibri"/>
          <w:noProof/>
          <w:color w:val="auto"/>
          <w:sz w:val="28"/>
          <w:szCs w:val="28"/>
          <w:lang w:val="pt-BR"/>
        </w:rPr>
        <w:t xml:space="preserve">1. </w:t>
      </w:r>
      <w:r w:rsidR="008653E8" w:rsidRPr="00F247A5">
        <w:rPr>
          <w:rFonts w:eastAsia="Calibri"/>
          <w:noProof/>
          <w:color w:val="auto"/>
          <w:sz w:val="28"/>
          <w:szCs w:val="28"/>
          <w:lang w:val="vi-VN"/>
        </w:rPr>
        <w:t>Trường hợp một Bên không thực hiện một phần hoặc toàn bộ trách nhiệm theo thỏa thuận tại Hợp đồng này (trừ trường hợp phát sinh sự kiện bất khả kháng), thì</w:t>
      </w:r>
      <w:r w:rsidR="00B72E6A" w:rsidRPr="00822A87">
        <w:rPr>
          <w:rFonts w:eastAsia="Calibri"/>
          <w:noProof/>
          <w:color w:val="auto"/>
          <w:sz w:val="28"/>
          <w:szCs w:val="28"/>
          <w:lang w:val="pt-BR"/>
        </w:rPr>
        <w:t xml:space="preserve"> </w:t>
      </w:r>
      <w:r w:rsidR="00E50B23" w:rsidRPr="00822A87">
        <w:rPr>
          <w:rFonts w:eastAsia="Calibri"/>
          <w:noProof/>
          <w:color w:val="auto"/>
          <w:sz w:val="28"/>
          <w:szCs w:val="28"/>
          <w:lang w:val="pt-BR"/>
        </w:rPr>
        <w:t>Bên</w:t>
      </w:r>
      <w:r w:rsidR="008653E8" w:rsidRPr="00F247A5">
        <w:rPr>
          <w:rFonts w:eastAsia="Calibri"/>
          <w:noProof/>
          <w:color w:val="auto"/>
          <w:sz w:val="28"/>
          <w:szCs w:val="28"/>
          <w:lang w:val="vi-VN"/>
        </w:rPr>
        <w:t xml:space="preserve"> còn lại có quyền dừng thực hiện và đơn phương chấm dứt Hợp đồng này sau khi </w:t>
      </w:r>
      <w:r w:rsidR="006A6B55" w:rsidRPr="00822A87">
        <w:rPr>
          <w:rFonts w:eastAsia="Calibri"/>
          <w:noProof/>
          <w:color w:val="auto"/>
          <w:sz w:val="28"/>
          <w:szCs w:val="28"/>
          <w:lang w:val="pt-BR"/>
        </w:rPr>
        <w:t>B</w:t>
      </w:r>
      <w:r w:rsidR="00CE4EBD" w:rsidRPr="00822A87">
        <w:rPr>
          <w:rFonts w:eastAsia="Calibri"/>
          <w:noProof/>
          <w:color w:val="auto"/>
          <w:sz w:val="28"/>
          <w:szCs w:val="28"/>
          <w:lang w:val="pt-BR"/>
        </w:rPr>
        <w:t xml:space="preserve">ên bị vi phạm </w:t>
      </w:r>
      <w:r w:rsidR="008653E8" w:rsidRPr="00F247A5">
        <w:rPr>
          <w:rFonts w:eastAsia="Calibri"/>
          <w:noProof/>
          <w:color w:val="auto"/>
          <w:sz w:val="28"/>
          <w:szCs w:val="28"/>
          <w:lang w:val="vi-VN"/>
        </w:rPr>
        <w:t xml:space="preserve">đã gửi văn bản yêu cầu chấm dứt hành vi vi phạm và khắc phục hậu quả cho </w:t>
      </w:r>
      <w:r w:rsidR="00F807BF" w:rsidRPr="00822A87">
        <w:rPr>
          <w:rFonts w:eastAsia="Calibri"/>
          <w:noProof/>
          <w:color w:val="auto"/>
          <w:sz w:val="28"/>
          <w:szCs w:val="28"/>
          <w:lang w:val="pt-BR"/>
        </w:rPr>
        <w:t>B</w:t>
      </w:r>
      <w:r w:rsidR="008653E8" w:rsidRPr="00F247A5">
        <w:rPr>
          <w:rFonts w:eastAsia="Calibri"/>
          <w:noProof/>
          <w:color w:val="auto"/>
          <w:sz w:val="28"/>
          <w:szCs w:val="28"/>
          <w:lang w:val="vi-VN"/>
        </w:rPr>
        <w:t xml:space="preserve">ên vi phạm tối thiểu 15 (mười lăm) ngày mà </w:t>
      </w:r>
      <w:r w:rsidR="006A6B55" w:rsidRPr="00822A87">
        <w:rPr>
          <w:rFonts w:eastAsia="Calibri"/>
          <w:noProof/>
          <w:color w:val="auto"/>
          <w:sz w:val="28"/>
          <w:szCs w:val="28"/>
          <w:lang w:val="pt-BR"/>
        </w:rPr>
        <w:t>B</w:t>
      </w:r>
      <w:r w:rsidR="008653E8" w:rsidRPr="00F247A5">
        <w:rPr>
          <w:rFonts w:eastAsia="Calibri"/>
          <w:noProof/>
          <w:color w:val="auto"/>
          <w:sz w:val="28"/>
          <w:szCs w:val="28"/>
          <w:lang w:val="vi-VN"/>
        </w:rPr>
        <w:t xml:space="preserve">ên vi phạm vẫn chưa có phương án và/hoặc hoàn thành việc khắc phục hậu quả. Đồng thời, </w:t>
      </w:r>
      <w:r w:rsidR="006A6B55" w:rsidRPr="00822A87">
        <w:rPr>
          <w:rFonts w:eastAsia="Calibri"/>
          <w:noProof/>
          <w:color w:val="auto"/>
          <w:sz w:val="28"/>
          <w:szCs w:val="28"/>
          <w:lang w:val="vi-VN"/>
        </w:rPr>
        <w:t>B</w:t>
      </w:r>
      <w:r w:rsidR="008653E8" w:rsidRPr="00F247A5">
        <w:rPr>
          <w:rFonts w:eastAsia="Calibri"/>
          <w:noProof/>
          <w:color w:val="auto"/>
          <w:sz w:val="28"/>
          <w:szCs w:val="28"/>
          <w:lang w:val="vi-VN"/>
        </w:rPr>
        <w:t xml:space="preserve">ên vi phạm có trách nhiệm chịu phạt vi phạm tương ứng 8% phần </w:t>
      </w:r>
      <w:r w:rsidR="005A3550" w:rsidRPr="00822A87">
        <w:rPr>
          <w:rFonts w:eastAsia="Calibri"/>
          <w:noProof/>
          <w:color w:val="auto"/>
          <w:sz w:val="28"/>
          <w:szCs w:val="28"/>
          <w:lang w:val="vi-VN"/>
        </w:rPr>
        <w:t>nghĩa vụ</w:t>
      </w:r>
      <w:r w:rsidR="00CE4EBD" w:rsidRPr="00822A87">
        <w:rPr>
          <w:rFonts w:eastAsia="Calibri"/>
          <w:noProof/>
          <w:color w:val="auto"/>
          <w:sz w:val="28"/>
          <w:szCs w:val="28"/>
          <w:lang w:val="vi-VN"/>
        </w:rPr>
        <w:t xml:space="preserve"> </w:t>
      </w:r>
      <w:r w:rsidRPr="00822A87">
        <w:rPr>
          <w:rFonts w:eastAsia="Calibri"/>
          <w:noProof/>
          <w:color w:val="auto"/>
          <w:sz w:val="28"/>
          <w:szCs w:val="28"/>
          <w:lang w:val="vi-VN"/>
        </w:rPr>
        <w:t>H</w:t>
      </w:r>
      <w:r w:rsidR="008653E8" w:rsidRPr="00F247A5">
        <w:rPr>
          <w:rFonts w:eastAsia="Calibri"/>
          <w:noProof/>
          <w:color w:val="auto"/>
          <w:sz w:val="28"/>
          <w:szCs w:val="28"/>
          <w:lang w:val="vi-VN"/>
        </w:rPr>
        <w:t xml:space="preserve">ợp đồng bị vi phạm cho </w:t>
      </w:r>
      <w:r w:rsidR="00E50B23" w:rsidRPr="00822A87">
        <w:rPr>
          <w:rFonts w:eastAsia="Calibri"/>
          <w:noProof/>
          <w:color w:val="auto"/>
          <w:sz w:val="28"/>
          <w:szCs w:val="28"/>
          <w:lang w:val="vi-VN"/>
        </w:rPr>
        <w:t>Bên</w:t>
      </w:r>
      <w:r w:rsidR="008653E8" w:rsidRPr="00F247A5">
        <w:rPr>
          <w:rFonts w:eastAsia="Calibri"/>
          <w:noProof/>
          <w:color w:val="auto"/>
          <w:sz w:val="28"/>
          <w:szCs w:val="28"/>
          <w:lang w:val="vi-VN"/>
        </w:rPr>
        <w:t xml:space="preserve"> bị vi phạm và bồi thường toàn bộ giá trị t</w:t>
      </w:r>
      <w:r w:rsidR="005C2C4C" w:rsidRPr="00822A87">
        <w:rPr>
          <w:rFonts w:eastAsia="Calibri"/>
          <w:noProof/>
          <w:color w:val="auto"/>
          <w:sz w:val="28"/>
          <w:szCs w:val="28"/>
          <w:lang w:val="vi-VN"/>
        </w:rPr>
        <w:t>ổ</w:t>
      </w:r>
      <w:r w:rsidR="008653E8" w:rsidRPr="00F247A5">
        <w:rPr>
          <w:rFonts w:eastAsia="Calibri"/>
          <w:noProof/>
          <w:color w:val="auto"/>
          <w:sz w:val="28"/>
          <w:szCs w:val="28"/>
          <w:lang w:val="vi-VN"/>
        </w:rPr>
        <w:t>n thất do hành vi vi phạm gây ra cho</w:t>
      </w:r>
      <w:r w:rsidR="005C2C4C" w:rsidRPr="00822A87">
        <w:rPr>
          <w:rFonts w:eastAsia="Calibri"/>
          <w:noProof/>
          <w:color w:val="auto"/>
          <w:sz w:val="28"/>
          <w:szCs w:val="28"/>
          <w:lang w:val="vi-VN"/>
        </w:rPr>
        <w:t xml:space="preserve"> </w:t>
      </w:r>
      <w:r w:rsidR="00E50B23" w:rsidRPr="00822A87">
        <w:rPr>
          <w:rFonts w:eastAsia="Calibri"/>
          <w:noProof/>
          <w:color w:val="auto"/>
          <w:sz w:val="28"/>
          <w:szCs w:val="28"/>
          <w:lang w:val="vi-VN"/>
        </w:rPr>
        <w:t>Bên</w:t>
      </w:r>
      <w:r w:rsidR="008653E8" w:rsidRPr="00F247A5">
        <w:rPr>
          <w:rFonts w:eastAsia="Calibri"/>
          <w:noProof/>
          <w:color w:val="auto"/>
          <w:sz w:val="28"/>
          <w:szCs w:val="28"/>
          <w:lang w:val="vi-VN"/>
        </w:rPr>
        <w:t xml:space="preserve"> bị vi phạm.</w:t>
      </w:r>
    </w:p>
    <w:p w14:paraId="1A10E715" w14:textId="4653AEBF" w:rsidR="00F57925" w:rsidRPr="00F247A5" w:rsidRDefault="00F57925" w:rsidP="00F61AC9">
      <w:pPr>
        <w:pStyle w:val="Than"/>
        <w:spacing w:before="80"/>
        <w:ind w:firstLine="720"/>
        <w:rPr>
          <w:rFonts w:eastAsia="Calibri"/>
          <w:bCs/>
          <w:iCs/>
          <w:color w:val="auto"/>
          <w:sz w:val="28"/>
          <w:szCs w:val="28"/>
          <w:lang w:val="it-IT"/>
        </w:rPr>
      </w:pPr>
      <w:r w:rsidRPr="00F247A5">
        <w:rPr>
          <w:rFonts w:eastAsia="Calibri"/>
          <w:bCs/>
          <w:iCs/>
          <w:color w:val="auto"/>
          <w:sz w:val="28"/>
          <w:szCs w:val="28"/>
          <w:lang w:val="it-IT"/>
        </w:rPr>
        <w:lastRenderedPageBreak/>
        <w:t xml:space="preserve">2. </w:t>
      </w:r>
      <w:bookmarkStart w:id="22" w:name="_Hlk160716026"/>
      <w:r w:rsidRPr="00F247A5">
        <w:rPr>
          <w:rFonts w:eastAsia="Calibri"/>
          <w:bCs/>
          <w:iCs/>
          <w:color w:val="auto"/>
          <w:sz w:val="28"/>
          <w:szCs w:val="28"/>
          <w:lang w:val="it-IT"/>
        </w:rPr>
        <w:t>Khoản tiền phạt vi phạm và tiền bồi thường thiệt hại theo quy định tại</w:t>
      </w:r>
      <w:r w:rsidRPr="00F247A5">
        <w:rPr>
          <w:rFonts w:eastAsia="Calibri"/>
          <w:bCs/>
          <w:iCs/>
          <w:strike/>
          <w:color w:val="auto"/>
          <w:sz w:val="28"/>
          <w:szCs w:val="28"/>
          <w:lang w:val="it-IT"/>
        </w:rPr>
        <w:t xml:space="preserve"> </w:t>
      </w:r>
      <w:r w:rsidRPr="00F247A5">
        <w:rPr>
          <w:rFonts w:eastAsia="Calibri"/>
          <w:bCs/>
          <w:iCs/>
          <w:color w:val="auto"/>
          <w:sz w:val="28"/>
          <w:szCs w:val="28"/>
          <w:lang w:val="it-IT"/>
        </w:rPr>
        <w:t xml:space="preserve">Điều </w:t>
      </w:r>
      <w:r w:rsidR="00644E9E" w:rsidRPr="00F247A5">
        <w:rPr>
          <w:rFonts w:eastAsia="Calibri"/>
          <w:bCs/>
          <w:iCs/>
          <w:color w:val="auto"/>
          <w:sz w:val="28"/>
          <w:szCs w:val="28"/>
          <w:lang w:val="it-IT"/>
        </w:rPr>
        <w:t>này</w:t>
      </w:r>
      <w:r w:rsidRPr="00F247A5">
        <w:rPr>
          <w:rFonts w:eastAsia="Calibri"/>
          <w:bCs/>
          <w:iCs/>
          <w:color w:val="auto"/>
          <w:sz w:val="28"/>
          <w:szCs w:val="28"/>
          <w:lang w:val="it-IT"/>
        </w:rPr>
        <w:t xml:space="preserve"> phải được thanh toán trong thời hạn 30 (ba mươi) ngày kể từ ngày nhận được văn bản yêu cầu của Bên bị vi phạm về việc thanh toán tiền bồi thường và/hoặc tiền phạt vi phạm</w:t>
      </w:r>
      <w:r w:rsidR="008C65C9" w:rsidRPr="00F247A5">
        <w:rPr>
          <w:rFonts w:eastAsia="Calibri"/>
          <w:bCs/>
          <w:iCs/>
          <w:color w:val="auto"/>
          <w:sz w:val="28"/>
          <w:szCs w:val="28"/>
          <w:lang w:val="it-IT"/>
        </w:rPr>
        <w:t xml:space="preserve">, trừ trường hợp </w:t>
      </w:r>
      <w:r w:rsidR="00E50B23" w:rsidRPr="00F247A5">
        <w:rPr>
          <w:rFonts w:eastAsia="Calibri"/>
          <w:bCs/>
          <w:iCs/>
          <w:color w:val="auto"/>
          <w:sz w:val="28"/>
          <w:szCs w:val="28"/>
          <w:lang w:val="it-IT"/>
        </w:rPr>
        <w:t>Các Bên</w:t>
      </w:r>
      <w:r w:rsidR="008C65C9" w:rsidRPr="00F247A5">
        <w:rPr>
          <w:rFonts w:eastAsia="Calibri"/>
          <w:bCs/>
          <w:iCs/>
          <w:color w:val="auto"/>
          <w:sz w:val="28"/>
          <w:szCs w:val="28"/>
          <w:lang w:val="it-IT"/>
        </w:rPr>
        <w:t xml:space="preserve"> có thỏa thuận khác</w:t>
      </w:r>
      <w:r w:rsidRPr="00F247A5">
        <w:rPr>
          <w:rFonts w:eastAsia="Calibri"/>
          <w:bCs/>
          <w:iCs/>
          <w:color w:val="auto"/>
          <w:sz w:val="28"/>
          <w:szCs w:val="28"/>
          <w:lang w:val="it-IT"/>
        </w:rPr>
        <w:t>.</w:t>
      </w:r>
      <w:bookmarkEnd w:id="22"/>
      <w:r w:rsidR="00FB1BCE" w:rsidRPr="00F247A5">
        <w:rPr>
          <w:rFonts w:eastAsia="Calibri"/>
          <w:bCs/>
          <w:iCs/>
          <w:color w:val="auto"/>
          <w:sz w:val="28"/>
          <w:szCs w:val="28"/>
          <w:lang w:val="it-IT"/>
        </w:rPr>
        <w:t xml:space="preserve"> </w:t>
      </w:r>
    </w:p>
    <w:p w14:paraId="3410A329" w14:textId="234056C8" w:rsidR="00170A14" w:rsidRPr="00822A87" w:rsidRDefault="00F57925" w:rsidP="00F61AC9">
      <w:pPr>
        <w:spacing w:before="80" w:after="0" w:line="240" w:lineRule="auto"/>
        <w:ind w:firstLine="720"/>
        <w:jc w:val="both"/>
        <w:rPr>
          <w:b/>
          <w:sz w:val="28"/>
          <w:lang w:val="it-IT"/>
        </w:rPr>
      </w:pPr>
      <w:r w:rsidRPr="00822A87">
        <w:rPr>
          <w:noProof/>
          <w:sz w:val="28"/>
          <w:szCs w:val="28"/>
          <w:lang w:val="it-IT"/>
        </w:rPr>
        <w:t>3</w:t>
      </w:r>
      <w:r w:rsidR="008653E8" w:rsidRPr="00F247A5">
        <w:rPr>
          <w:noProof/>
          <w:sz w:val="28"/>
          <w:szCs w:val="28"/>
          <w:lang w:val="vi-VN"/>
        </w:rPr>
        <w:t>. Trong trường hợp vi phạm quy định về bảo vệ dữ liệu cá nhân thì Bên vi phạm phải chịu hoàn toàn trách nhiệm trước pháp luật về bảo vệ dữ liệu cá nhân</w:t>
      </w:r>
      <w:r w:rsidRPr="00822A87">
        <w:rPr>
          <w:noProof/>
          <w:sz w:val="28"/>
          <w:szCs w:val="28"/>
          <w:lang w:val="it-IT"/>
        </w:rPr>
        <w:t>.</w:t>
      </w:r>
    </w:p>
    <w:p w14:paraId="7E939A2C" w14:textId="5958B33B" w:rsidR="00B60B2A" w:rsidRPr="00822A87" w:rsidRDefault="00B60B2A" w:rsidP="00F61AC9">
      <w:pPr>
        <w:spacing w:before="80" w:after="0" w:line="240" w:lineRule="auto"/>
        <w:ind w:firstLine="720"/>
        <w:jc w:val="both"/>
        <w:rPr>
          <w:rFonts w:ascii="Times New Roman Bold" w:hAnsi="Times New Roman Bold" w:hint="eastAsia"/>
          <w:b/>
          <w:spacing w:val="-4"/>
          <w:sz w:val="28"/>
          <w:lang w:val="it-IT"/>
        </w:rPr>
      </w:pPr>
      <w:r w:rsidRPr="00822A87">
        <w:rPr>
          <w:rFonts w:ascii="Times New Roman Bold" w:hAnsi="Times New Roman Bold"/>
          <w:b/>
          <w:spacing w:val="-4"/>
          <w:sz w:val="28"/>
          <w:lang w:val="it-IT"/>
        </w:rPr>
        <w:t xml:space="preserve">Điều </w:t>
      </w:r>
      <w:r w:rsidR="00E301CE" w:rsidRPr="00822A87">
        <w:rPr>
          <w:rFonts w:ascii="Times New Roman Bold" w:hAnsi="Times New Roman Bold"/>
          <w:b/>
          <w:spacing w:val="-4"/>
          <w:sz w:val="28"/>
          <w:lang w:val="it-IT"/>
        </w:rPr>
        <w:t>7</w:t>
      </w:r>
      <w:r w:rsidRPr="00822A87">
        <w:rPr>
          <w:rFonts w:ascii="Times New Roman Bold" w:hAnsi="Times New Roman Bold"/>
          <w:b/>
          <w:spacing w:val="-4"/>
          <w:sz w:val="28"/>
          <w:lang w:val="it-IT"/>
        </w:rPr>
        <w:t>. Giá</w:t>
      </w:r>
      <w:r w:rsidRPr="00822A87">
        <w:rPr>
          <w:rFonts w:ascii="Times New Roman Bold" w:hAnsi="Times New Roman Bold"/>
          <w:b/>
          <w:spacing w:val="-4"/>
          <w:sz w:val="28"/>
          <w:szCs w:val="28"/>
          <w:lang w:val="it-IT"/>
        </w:rPr>
        <w:t xml:space="preserve"> </w:t>
      </w:r>
      <w:r w:rsidR="00ED305E" w:rsidRPr="00822A87">
        <w:rPr>
          <w:rFonts w:ascii="Times New Roman Bold" w:hAnsi="Times New Roman Bold"/>
          <w:b/>
          <w:spacing w:val="-4"/>
          <w:sz w:val="28"/>
          <w:lang w:val="it-IT"/>
        </w:rPr>
        <w:t>sản phẩm, dịch vụ</w:t>
      </w:r>
      <w:r w:rsidR="00235603" w:rsidRPr="00822A87">
        <w:rPr>
          <w:rFonts w:ascii="Times New Roman Bold" w:hAnsi="Times New Roman Bold"/>
          <w:b/>
          <w:spacing w:val="-4"/>
          <w:sz w:val="28"/>
          <w:lang w:val="it-IT"/>
        </w:rPr>
        <w:t xml:space="preserve"> và</w:t>
      </w:r>
      <w:r w:rsidRPr="00822A87">
        <w:rPr>
          <w:rFonts w:ascii="Times New Roman Bold" w:hAnsi="Times New Roman Bold"/>
          <w:b/>
          <w:spacing w:val="-4"/>
          <w:sz w:val="28"/>
          <w:lang w:val="it-IT"/>
        </w:rPr>
        <w:t xml:space="preserve"> </w:t>
      </w:r>
      <w:r w:rsidR="00235603" w:rsidRPr="00822A87">
        <w:rPr>
          <w:rFonts w:ascii="Times New Roman Bold" w:hAnsi="Times New Roman Bold"/>
          <w:b/>
          <w:spacing w:val="-4"/>
          <w:sz w:val="28"/>
          <w:lang w:val="it-IT"/>
        </w:rPr>
        <w:t xml:space="preserve">quy định về </w:t>
      </w:r>
      <w:r w:rsidRPr="00822A87">
        <w:rPr>
          <w:rFonts w:ascii="Times New Roman Bold" w:hAnsi="Times New Roman Bold"/>
          <w:b/>
          <w:spacing w:val="-4"/>
          <w:sz w:val="28"/>
          <w:lang w:val="it-IT"/>
        </w:rPr>
        <w:t>thanh toán</w:t>
      </w:r>
    </w:p>
    <w:p w14:paraId="2671CD04" w14:textId="412B9DC0" w:rsidR="00777A52" w:rsidRPr="00F247A5" w:rsidRDefault="00777A52" w:rsidP="00F61AC9">
      <w:pPr>
        <w:spacing w:before="80" w:after="0" w:line="240" w:lineRule="auto"/>
        <w:ind w:firstLine="720"/>
        <w:jc w:val="both"/>
        <w:rPr>
          <w:noProof/>
          <w:sz w:val="28"/>
          <w:szCs w:val="28"/>
          <w:lang w:val="vi-VN"/>
        </w:rPr>
      </w:pPr>
      <w:r w:rsidRPr="00F247A5">
        <w:rPr>
          <w:noProof/>
          <w:sz w:val="28"/>
          <w:szCs w:val="28"/>
          <w:lang w:val="vi-VN"/>
        </w:rPr>
        <w:t>1. Giá</w:t>
      </w:r>
      <w:r w:rsidR="00E9586C" w:rsidRPr="00822A87">
        <w:rPr>
          <w:noProof/>
          <w:sz w:val="28"/>
          <w:szCs w:val="28"/>
          <w:lang w:val="it-IT"/>
        </w:rPr>
        <w:t xml:space="preserve"> được thực hiện theo quy định</w:t>
      </w:r>
      <w:r w:rsidR="00967312" w:rsidRPr="00822A87">
        <w:rPr>
          <w:noProof/>
          <w:sz w:val="28"/>
          <w:szCs w:val="28"/>
          <w:lang w:val="it-IT"/>
        </w:rPr>
        <w:t xml:space="preserve"> của </w:t>
      </w:r>
      <w:r w:rsidR="006F4EEB" w:rsidRPr="00822A87">
        <w:rPr>
          <w:noProof/>
          <w:sz w:val="28"/>
          <w:szCs w:val="28"/>
          <w:lang w:val="it-IT"/>
        </w:rPr>
        <w:t>C</w:t>
      </w:r>
      <w:r w:rsidR="00967312" w:rsidRPr="00822A87">
        <w:rPr>
          <w:noProof/>
          <w:sz w:val="28"/>
          <w:szCs w:val="28"/>
          <w:lang w:val="it-IT"/>
        </w:rPr>
        <w:t>ơ quan có thẩm quyền ban hành theo từng thời kỳ.</w:t>
      </w:r>
      <w:r w:rsidRPr="00F247A5">
        <w:rPr>
          <w:noProof/>
          <w:lang w:val="vi-VN"/>
        </w:rPr>
        <w:t xml:space="preserve"> </w:t>
      </w:r>
    </w:p>
    <w:p w14:paraId="78C09536" w14:textId="3B3B5778" w:rsidR="00235603" w:rsidRPr="00822A87" w:rsidRDefault="00777A52" w:rsidP="00F61AC9">
      <w:pPr>
        <w:spacing w:before="80" w:after="0" w:line="240" w:lineRule="auto"/>
        <w:ind w:firstLine="720"/>
        <w:jc w:val="both"/>
        <w:rPr>
          <w:noProof/>
          <w:sz w:val="28"/>
          <w:szCs w:val="28"/>
          <w:lang w:val="vi-VN"/>
        </w:rPr>
      </w:pPr>
      <w:r w:rsidRPr="00F247A5">
        <w:rPr>
          <w:noProof/>
          <w:sz w:val="28"/>
          <w:szCs w:val="28"/>
          <w:lang w:val="vi-VN"/>
        </w:rPr>
        <w:t xml:space="preserve">2. </w:t>
      </w:r>
      <w:r w:rsidR="00235603" w:rsidRPr="00822A87">
        <w:rPr>
          <w:noProof/>
          <w:sz w:val="28"/>
          <w:szCs w:val="28"/>
          <w:lang w:val="vi-VN"/>
        </w:rPr>
        <w:t>Quy định về thanh toán</w:t>
      </w:r>
    </w:p>
    <w:p w14:paraId="76D2E3AC" w14:textId="7F5155FD" w:rsidR="00777A52" w:rsidRPr="00F247A5" w:rsidRDefault="00235603" w:rsidP="00F61AC9">
      <w:pPr>
        <w:spacing w:before="80" w:after="0" w:line="240" w:lineRule="auto"/>
        <w:ind w:firstLine="720"/>
        <w:jc w:val="both"/>
        <w:rPr>
          <w:noProof/>
          <w:sz w:val="28"/>
          <w:szCs w:val="28"/>
          <w:lang w:val="vi-VN"/>
        </w:rPr>
      </w:pPr>
      <w:r w:rsidRPr="00822A87">
        <w:rPr>
          <w:noProof/>
          <w:sz w:val="28"/>
          <w:szCs w:val="28"/>
          <w:lang w:val="vi-VN"/>
        </w:rPr>
        <w:t xml:space="preserve">a) </w:t>
      </w:r>
      <w:r w:rsidR="00777A52" w:rsidRPr="00F247A5">
        <w:rPr>
          <w:noProof/>
          <w:sz w:val="28"/>
          <w:szCs w:val="28"/>
          <w:lang w:val="vi-VN"/>
        </w:rPr>
        <w:t>Thời hạn và hồ sơ thanh toán:</w:t>
      </w:r>
    </w:p>
    <w:p w14:paraId="6532C72E" w14:textId="5065CB8E" w:rsidR="002D4B28" w:rsidRPr="00822A87" w:rsidRDefault="00235603" w:rsidP="002D4B28">
      <w:pPr>
        <w:spacing w:before="80" w:after="0" w:line="240" w:lineRule="auto"/>
        <w:ind w:firstLine="720"/>
        <w:jc w:val="both"/>
        <w:rPr>
          <w:rFonts w:eastAsia="Times New Roman"/>
          <w:noProof/>
          <w:sz w:val="28"/>
          <w:szCs w:val="28"/>
          <w:lang w:val="vi-VN"/>
        </w:rPr>
      </w:pPr>
      <w:r w:rsidRPr="00822A87">
        <w:rPr>
          <w:rFonts w:eastAsia="Times New Roman"/>
          <w:noProof/>
          <w:sz w:val="28"/>
          <w:szCs w:val="28"/>
          <w:lang w:val="vi-VN"/>
        </w:rPr>
        <w:t xml:space="preserve">- </w:t>
      </w:r>
      <w:r w:rsidR="00777A52" w:rsidRPr="00F247A5">
        <w:rPr>
          <w:rFonts w:eastAsia="Times New Roman"/>
          <w:noProof/>
          <w:sz w:val="28"/>
          <w:szCs w:val="28"/>
          <w:lang w:val="vi-VN"/>
        </w:rPr>
        <w:t xml:space="preserve">Giai đoạn 1: Từ thời điểm Hợp đồng có hiệu lực đến khi </w:t>
      </w:r>
      <w:r w:rsidR="00777A52" w:rsidRPr="00822A87">
        <w:rPr>
          <w:rFonts w:eastAsia="Times New Roman"/>
          <w:noProof/>
          <w:sz w:val="28"/>
          <w:szCs w:val="28"/>
          <w:lang w:val="vi-VN"/>
        </w:rPr>
        <w:t>G</w:t>
      </w:r>
      <w:r w:rsidR="00777A52" w:rsidRPr="00F247A5">
        <w:rPr>
          <w:rFonts w:eastAsia="Times New Roman"/>
          <w:noProof/>
          <w:sz w:val="28"/>
          <w:szCs w:val="28"/>
          <w:lang w:val="vi-VN"/>
        </w:rPr>
        <w:t>iá</w:t>
      </w:r>
      <w:r w:rsidR="00225A69" w:rsidRPr="00822A87">
        <w:rPr>
          <w:rFonts w:eastAsia="Times New Roman"/>
          <w:noProof/>
          <w:sz w:val="28"/>
          <w:szCs w:val="28"/>
          <w:lang w:val="vi-VN"/>
        </w:rPr>
        <w:t xml:space="preserve"> sản phẩm,</w:t>
      </w:r>
      <w:r w:rsidR="00777A52" w:rsidRPr="00F247A5">
        <w:rPr>
          <w:rFonts w:eastAsia="Times New Roman"/>
          <w:noProof/>
          <w:sz w:val="28"/>
          <w:szCs w:val="28"/>
          <w:lang w:val="vi-VN"/>
        </w:rPr>
        <w:t xml:space="preserve"> dịch vụ được</w:t>
      </w:r>
      <w:r w:rsidR="00A21074" w:rsidRPr="00822A87">
        <w:rPr>
          <w:rFonts w:eastAsia="Times New Roman"/>
          <w:noProof/>
          <w:sz w:val="28"/>
          <w:szCs w:val="28"/>
          <w:lang w:val="vi-VN"/>
        </w:rPr>
        <w:t xml:space="preserve"> Cơ quan có thẩm quyền</w:t>
      </w:r>
      <w:r w:rsidR="00777A52" w:rsidRPr="00F247A5">
        <w:rPr>
          <w:rFonts w:eastAsia="Times New Roman"/>
          <w:noProof/>
          <w:sz w:val="28"/>
          <w:szCs w:val="28"/>
          <w:lang w:val="vi-VN"/>
        </w:rPr>
        <w:t xml:space="preserve"> ban hành</w:t>
      </w:r>
      <w:r w:rsidR="00777A52" w:rsidRPr="00822A87">
        <w:rPr>
          <w:rFonts w:eastAsia="Times New Roman"/>
          <w:noProof/>
          <w:sz w:val="28"/>
          <w:szCs w:val="28"/>
          <w:lang w:val="vi-VN"/>
        </w:rPr>
        <w:t>.</w:t>
      </w:r>
    </w:p>
    <w:p w14:paraId="67037158" w14:textId="6111B736" w:rsidR="008812C1" w:rsidRPr="00822A87" w:rsidRDefault="00777A52" w:rsidP="00F61AC9">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Trong vòng 30 </w:t>
      </w:r>
      <w:r w:rsidR="008812C1" w:rsidRPr="00822A87">
        <w:rPr>
          <w:rFonts w:eastAsia="Times New Roman"/>
          <w:noProof/>
          <w:sz w:val="28"/>
          <w:szCs w:val="28"/>
          <w:lang w:val="vi-VN"/>
        </w:rPr>
        <w:t xml:space="preserve">(ba mươi) </w:t>
      </w:r>
      <w:r w:rsidRPr="00F247A5">
        <w:rPr>
          <w:rFonts w:eastAsia="Times New Roman"/>
          <w:noProof/>
          <w:sz w:val="28"/>
          <w:szCs w:val="28"/>
          <w:lang w:val="vi-VN"/>
        </w:rPr>
        <w:t xml:space="preserve">ngày kể từ </w:t>
      </w:r>
      <w:r w:rsidR="00982055" w:rsidRPr="00822A87">
        <w:rPr>
          <w:rFonts w:eastAsia="Times New Roman"/>
          <w:noProof/>
          <w:sz w:val="28"/>
          <w:szCs w:val="28"/>
          <w:lang w:val="vi-VN"/>
        </w:rPr>
        <w:t xml:space="preserve">ngày </w:t>
      </w:r>
      <w:r w:rsidR="008653E8" w:rsidRPr="00822A87">
        <w:rPr>
          <w:rFonts w:eastAsia="Times New Roman"/>
          <w:noProof/>
          <w:sz w:val="28"/>
          <w:szCs w:val="28"/>
          <w:lang w:val="vi-VN"/>
        </w:rPr>
        <w:t>G</w:t>
      </w:r>
      <w:r w:rsidR="00982055" w:rsidRPr="00F247A5">
        <w:rPr>
          <w:rFonts w:eastAsia="Times New Roman"/>
          <w:noProof/>
          <w:sz w:val="28"/>
          <w:szCs w:val="28"/>
          <w:lang w:val="vi-VN"/>
        </w:rPr>
        <w:t xml:space="preserve">iá </w:t>
      </w:r>
      <w:r w:rsidR="003F2D72" w:rsidRPr="00822A87">
        <w:rPr>
          <w:rFonts w:eastAsia="Times New Roman"/>
          <w:noProof/>
          <w:sz w:val="28"/>
          <w:szCs w:val="28"/>
          <w:lang w:val="vi-VN"/>
        </w:rPr>
        <w:t xml:space="preserve">sản phẩm, </w:t>
      </w:r>
      <w:r w:rsidR="00982055" w:rsidRPr="00F247A5">
        <w:rPr>
          <w:rFonts w:eastAsia="Times New Roman"/>
          <w:noProof/>
          <w:sz w:val="28"/>
          <w:szCs w:val="28"/>
          <w:lang w:val="vi-VN"/>
        </w:rPr>
        <w:t>dịch vụ được</w:t>
      </w:r>
      <w:r w:rsidR="00982055" w:rsidRPr="00822A87">
        <w:rPr>
          <w:rFonts w:eastAsia="Times New Roman"/>
          <w:noProof/>
          <w:sz w:val="28"/>
          <w:szCs w:val="28"/>
          <w:lang w:val="vi-VN"/>
        </w:rPr>
        <w:t xml:space="preserve"> Cơ quan có thẩm quyền</w:t>
      </w:r>
      <w:r w:rsidR="00982055" w:rsidRPr="00F247A5">
        <w:rPr>
          <w:rFonts w:eastAsia="Times New Roman"/>
          <w:noProof/>
          <w:sz w:val="28"/>
          <w:szCs w:val="28"/>
          <w:lang w:val="vi-VN"/>
        </w:rPr>
        <w:t xml:space="preserve"> ban hành</w:t>
      </w:r>
      <w:r w:rsidR="00982055" w:rsidRPr="00822A87">
        <w:rPr>
          <w:rFonts w:eastAsia="Times New Roman"/>
          <w:noProof/>
          <w:sz w:val="28"/>
          <w:szCs w:val="28"/>
          <w:lang w:val="vi-VN"/>
        </w:rPr>
        <w:t xml:space="preserve"> </w:t>
      </w:r>
      <w:r w:rsidR="00A21074" w:rsidRPr="00822A87">
        <w:rPr>
          <w:rFonts w:eastAsia="Times New Roman"/>
          <w:noProof/>
          <w:sz w:val="28"/>
          <w:szCs w:val="28"/>
          <w:lang w:val="vi-VN"/>
        </w:rPr>
        <w:t>và</w:t>
      </w:r>
      <w:r w:rsidRPr="00F247A5">
        <w:rPr>
          <w:rFonts w:eastAsia="Times New Roman"/>
          <w:noProof/>
          <w:sz w:val="28"/>
          <w:szCs w:val="28"/>
          <w:lang w:val="vi-VN"/>
        </w:rPr>
        <w:t xml:space="preserve"> Bên </w:t>
      </w:r>
      <w:r w:rsidR="0032760B" w:rsidRPr="00822A87">
        <w:rPr>
          <w:rFonts w:eastAsia="Times New Roman"/>
          <w:noProof/>
          <w:sz w:val="28"/>
          <w:szCs w:val="28"/>
          <w:lang w:val="vi-VN"/>
        </w:rPr>
        <w:t>B</w:t>
      </w:r>
      <w:r w:rsidRPr="00F247A5">
        <w:rPr>
          <w:rFonts w:eastAsia="Times New Roman"/>
          <w:noProof/>
          <w:sz w:val="28"/>
          <w:szCs w:val="28"/>
          <w:lang w:val="vi-VN"/>
        </w:rPr>
        <w:t xml:space="preserve"> nhận được đầy đủ hồ sơ chứng từ, Bên </w:t>
      </w:r>
      <w:r w:rsidR="0032760B" w:rsidRPr="00822A87">
        <w:rPr>
          <w:rFonts w:eastAsia="Times New Roman"/>
          <w:noProof/>
          <w:sz w:val="28"/>
          <w:szCs w:val="28"/>
          <w:lang w:val="vi-VN"/>
        </w:rPr>
        <w:t>B</w:t>
      </w:r>
      <w:r w:rsidRPr="00F247A5">
        <w:rPr>
          <w:rFonts w:eastAsia="Times New Roman"/>
          <w:noProof/>
          <w:sz w:val="28"/>
          <w:szCs w:val="28"/>
          <w:lang w:val="vi-VN"/>
        </w:rPr>
        <w:t xml:space="preserve"> thanh toán cho Bên A chi phí sử dụng </w:t>
      </w:r>
      <w:r w:rsidR="000C3709"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cho </w:t>
      </w:r>
      <w:r w:rsidR="008653E8" w:rsidRPr="00822A87">
        <w:rPr>
          <w:rFonts w:eastAsia="Times New Roman"/>
          <w:noProof/>
          <w:sz w:val="28"/>
          <w:szCs w:val="28"/>
          <w:lang w:val="vi-VN"/>
        </w:rPr>
        <w:t>G</w:t>
      </w:r>
      <w:r w:rsidRPr="00F247A5">
        <w:rPr>
          <w:rFonts w:eastAsia="Times New Roman"/>
          <w:noProof/>
          <w:sz w:val="28"/>
          <w:szCs w:val="28"/>
          <w:lang w:val="vi-VN"/>
        </w:rPr>
        <w:t xml:space="preserve">iai đoạn </w:t>
      </w:r>
      <w:r w:rsidR="001464B0" w:rsidRPr="00822A87">
        <w:rPr>
          <w:rFonts w:eastAsia="Times New Roman"/>
          <w:noProof/>
          <w:sz w:val="28"/>
          <w:szCs w:val="28"/>
          <w:lang w:val="vi-VN"/>
        </w:rPr>
        <w:t>1</w:t>
      </w:r>
      <w:r w:rsidRPr="00F247A5">
        <w:rPr>
          <w:rFonts w:eastAsia="Times New Roman"/>
          <w:noProof/>
          <w:sz w:val="28"/>
          <w:szCs w:val="28"/>
          <w:lang w:val="vi-VN"/>
        </w:rPr>
        <w:t xml:space="preserve">. </w:t>
      </w:r>
    </w:p>
    <w:p w14:paraId="1336E16A" w14:textId="377D5579" w:rsidR="00777A52" w:rsidRPr="00F247A5" w:rsidRDefault="00777A52" w:rsidP="00F61AC9">
      <w:pPr>
        <w:spacing w:before="80" w:after="0" w:line="240" w:lineRule="auto"/>
        <w:ind w:firstLine="720"/>
        <w:jc w:val="both"/>
        <w:rPr>
          <w:noProof/>
          <w:sz w:val="28"/>
          <w:szCs w:val="28"/>
          <w:lang w:val="vi-VN"/>
        </w:rPr>
      </w:pPr>
      <w:r w:rsidRPr="00F247A5">
        <w:rPr>
          <w:rFonts w:eastAsia="Times New Roman"/>
          <w:noProof/>
          <w:sz w:val="28"/>
          <w:szCs w:val="28"/>
          <w:lang w:val="vi-VN"/>
        </w:rPr>
        <w:t xml:space="preserve">Hồ sơ thanh toán bao gồm: </w:t>
      </w:r>
      <w:r w:rsidR="008812C1" w:rsidRPr="00822A87">
        <w:rPr>
          <w:rFonts w:eastAsia="Times New Roman"/>
          <w:noProof/>
          <w:sz w:val="28"/>
          <w:szCs w:val="28"/>
          <w:lang w:val="vi-VN"/>
        </w:rPr>
        <w:t xml:space="preserve">(i) </w:t>
      </w:r>
      <w:r w:rsidRPr="00F247A5">
        <w:rPr>
          <w:rFonts w:eastAsia="Times New Roman"/>
          <w:noProof/>
          <w:sz w:val="28"/>
          <w:szCs w:val="28"/>
          <w:lang w:val="vi-VN"/>
        </w:rPr>
        <w:t>Đề nghị thanh toán</w:t>
      </w:r>
      <w:r w:rsidR="008812C1" w:rsidRPr="00822A87">
        <w:rPr>
          <w:rFonts w:eastAsia="Times New Roman"/>
          <w:noProof/>
          <w:sz w:val="28"/>
          <w:szCs w:val="28"/>
          <w:lang w:val="vi-VN"/>
        </w:rPr>
        <w:t xml:space="preserve">; (ii) </w:t>
      </w:r>
      <w:r w:rsidRPr="00F247A5">
        <w:rPr>
          <w:rFonts w:eastAsia="Times New Roman"/>
          <w:noProof/>
          <w:sz w:val="28"/>
          <w:szCs w:val="28"/>
          <w:lang w:val="vi-VN"/>
        </w:rPr>
        <w:t xml:space="preserve">Hóa đơn GTGT và </w:t>
      </w:r>
      <w:r w:rsidR="008812C1" w:rsidRPr="00822A87">
        <w:rPr>
          <w:rFonts w:eastAsia="Times New Roman"/>
          <w:noProof/>
          <w:sz w:val="28"/>
          <w:szCs w:val="28"/>
          <w:lang w:val="vi-VN"/>
        </w:rPr>
        <w:t xml:space="preserve">(iii) </w:t>
      </w:r>
      <w:r w:rsidRPr="00F247A5">
        <w:rPr>
          <w:rFonts w:eastAsia="Times New Roman"/>
          <w:noProof/>
          <w:sz w:val="28"/>
          <w:szCs w:val="28"/>
          <w:lang w:val="vi-VN"/>
        </w:rPr>
        <w:t xml:space="preserve">Biên bản đối soát </w:t>
      </w:r>
      <w:r w:rsidR="006051C5"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hoàn thành được ký bởi đại diện có thẩm quyền của </w:t>
      </w:r>
      <w:r w:rsidR="00E50B23" w:rsidRPr="00822A87">
        <w:rPr>
          <w:rFonts w:eastAsia="Times New Roman"/>
          <w:noProof/>
          <w:sz w:val="28"/>
          <w:szCs w:val="28"/>
          <w:lang w:val="vi-VN"/>
        </w:rPr>
        <w:t>Các Bên</w:t>
      </w:r>
      <w:r w:rsidRPr="00F247A5">
        <w:rPr>
          <w:rFonts w:eastAsia="Times New Roman"/>
          <w:noProof/>
          <w:sz w:val="28"/>
          <w:szCs w:val="28"/>
          <w:lang w:val="vi-VN"/>
        </w:rPr>
        <w:t>.</w:t>
      </w:r>
    </w:p>
    <w:p w14:paraId="3B72499E" w14:textId="109880A7" w:rsidR="00777A52" w:rsidRPr="00822A87" w:rsidRDefault="00235603" w:rsidP="00F61AC9">
      <w:pPr>
        <w:spacing w:before="80" w:after="0" w:line="240" w:lineRule="auto"/>
        <w:ind w:firstLine="720"/>
        <w:jc w:val="both"/>
        <w:rPr>
          <w:rFonts w:eastAsia="Times New Roman"/>
          <w:noProof/>
          <w:sz w:val="28"/>
          <w:szCs w:val="28"/>
          <w:lang w:val="vi-VN"/>
        </w:rPr>
      </w:pPr>
      <w:r w:rsidRPr="00822A87">
        <w:rPr>
          <w:rFonts w:eastAsia="Times New Roman"/>
          <w:noProof/>
          <w:sz w:val="28"/>
          <w:szCs w:val="28"/>
          <w:lang w:val="vi-VN"/>
        </w:rPr>
        <w:t>-</w:t>
      </w:r>
      <w:r w:rsidR="00777A52" w:rsidRPr="00F247A5">
        <w:rPr>
          <w:rFonts w:eastAsia="Times New Roman"/>
          <w:noProof/>
          <w:sz w:val="28"/>
          <w:szCs w:val="28"/>
          <w:lang w:val="vi-VN"/>
        </w:rPr>
        <w:t xml:space="preserve"> Giai đoạn 2: Sau khi </w:t>
      </w:r>
      <w:r w:rsidR="00777A52" w:rsidRPr="00822A87">
        <w:rPr>
          <w:rFonts w:eastAsia="Times New Roman"/>
          <w:noProof/>
          <w:sz w:val="28"/>
          <w:szCs w:val="28"/>
          <w:lang w:val="vi-VN"/>
        </w:rPr>
        <w:t>G</w:t>
      </w:r>
      <w:r w:rsidR="00777A52" w:rsidRPr="00F247A5">
        <w:rPr>
          <w:rFonts w:eastAsia="Times New Roman"/>
          <w:noProof/>
          <w:sz w:val="28"/>
          <w:szCs w:val="28"/>
          <w:lang w:val="vi-VN"/>
        </w:rPr>
        <w:t xml:space="preserve">iá </w:t>
      </w:r>
      <w:r w:rsidR="00E75121" w:rsidRPr="00822A87">
        <w:rPr>
          <w:rFonts w:eastAsia="Times New Roman"/>
          <w:noProof/>
          <w:sz w:val="28"/>
          <w:szCs w:val="28"/>
          <w:lang w:val="vi-VN"/>
        </w:rPr>
        <w:t xml:space="preserve">sản phẩm, </w:t>
      </w:r>
      <w:r w:rsidR="00777A52" w:rsidRPr="00F247A5">
        <w:rPr>
          <w:rFonts w:eastAsia="Times New Roman"/>
          <w:noProof/>
          <w:sz w:val="28"/>
          <w:szCs w:val="28"/>
          <w:lang w:val="vi-VN"/>
        </w:rPr>
        <w:t>dịch vụ được</w:t>
      </w:r>
      <w:r w:rsidR="000F65BA" w:rsidRPr="00822A87">
        <w:rPr>
          <w:rFonts w:eastAsia="Times New Roman"/>
          <w:noProof/>
          <w:sz w:val="28"/>
          <w:szCs w:val="28"/>
          <w:lang w:val="vi-VN"/>
        </w:rPr>
        <w:t xml:space="preserve"> Cơ quan có thẩm quyền</w:t>
      </w:r>
      <w:r w:rsidR="00777A52" w:rsidRPr="00F247A5">
        <w:rPr>
          <w:rFonts w:eastAsia="Times New Roman"/>
          <w:noProof/>
          <w:sz w:val="28"/>
          <w:szCs w:val="28"/>
          <w:lang w:val="vi-VN"/>
        </w:rPr>
        <w:t xml:space="preserve"> ban hành</w:t>
      </w:r>
      <w:r w:rsidR="00777A52" w:rsidRPr="00822A87">
        <w:rPr>
          <w:rFonts w:eastAsia="Times New Roman"/>
          <w:noProof/>
          <w:sz w:val="28"/>
          <w:szCs w:val="28"/>
          <w:lang w:val="vi-VN"/>
        </w:rPr>
        <w:t>.</w:t>
      </w:r>
    </w:p>
    <w:p w14:paraId="2A7F0F63" w14:textId="3075964C" w:rsidR="00777A52" w:rsidRPr="00822A87" w:rsidRDefault="00777A52" w:rsidP="00F61AC9">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Bên </w:t>
      </w:r>
      <w:r w:rsidR="009F465F" w:rsidRPr="00822A87">
        <w:rPr>
          <w:rFonts w:eastAsia="Times New Roman"/>
          <w:noProof/>
          <w:sz w:val="28"/>
          <w:szCs w:val="28"/>
          <w:lang w:val="vi-VN"/>
        </w:rPr>
        <w:t>B</w:t>
      </w:r>
      <w:r w:rsidRPr="00F247A5">
        <w:rPr>
          <w:rFonts w:eastAsia="Times New Roman"/>
          <w:noProof/>
          <w:sz w:val="28"/>
          <w:szCs w:val="28"/>
          <w:lang w:val="vi-VN"/>
        </w:rPr>
        <w:t xml:space="preserve"> thanh toán </w:t>
      </w:r>
      <w:r w:rsidRPr="00822A87">
        <w:rPr>
          <w:rFonts w:eastAsia="Times New Roman"/>
          <w:noProof/>
          <w:sz w:val="28"/>
          <w:szCs w:val="28"/>
          <w:lang w:val="vi-VN"/>
        </w:rPr>
        <w:t xml:space="preserve">chi </w:t>
      </w:r>
      <w:r w:rsidRPr="00F247A5">
        <w:rPr>
          <w:rFonts w:eastAsia="Times New Roman"/>
          <w:noProof/>
          <w:sz w:val="28"/>
          <w:szCs w:val="28"/>
          <w:lang w:val="vi-VN"/>
        </w:rPr>
        <w:t>phí dịch vụ hàng tháng cho Bên A</w:t>
      </w:r>
      <w:r w:rsidR="0041620B" w:rsidRPr="00822A87">
        <w:rPr>
          <w:rFonts w:eastAsia="Times New Roman"/>
          <w:noProof/>
          <w:sz w:val="28"/>
          <w:szCs w:val="28"/>
          <w:lang w:val="vi-VN"/>
        </w:rPr>
        <w:t xml:space="preserve"> vào tài khoản của </w:t>
      </w:r>
      <w:r w:rsidR="0041620B" w:rsidRPr="00822A87">
        <w:rPr>
          <w:sz w:val="28"/>
          <w:lang w:val="vi-VN"/>
        </w:rPr>
        <w:t>Trung tâm nghiên cứu, ứng dụng dữ liệu dân cư và căn cước công dân được nêu tại phần đầu của Hợp đồng</w:t>
      </w:r>
      <w:r w:rsidRPr="00F247A5">
        <w:rPr>
          <w:rFonts w:eastAsia="Times New Roman"/>
          <w:noProof/>
          <w:sz w:val="28"/>
          <w:szCs w:val="28"/>
          <w:lang w:val="vi-VN"/>
        </w:rPr>
        <w:t xml:space="preserve">, sau </w:t>
      </w:r>
      <w:r w:rsidR="00A65B84" w:rsidRPr="00822A87">
        <w:rPr>
          <w:rFonts w:eastAsia="Times New Roman"/>
          <w:noProof/>
          <w:sz w:val="28"/>
          <w:szCs w:val="28"/>
          <w:lang w:val="vi-VN"/>
        </w:rPr>
        <w:t>15</w:t>
      </w:r>
      <w:r w:rsidR="00E50B23" w:rsidRPr="00822A87">
        <w:rPr>
          <w:rFonts w:eastAsia="Times New Roman"/>
          <w:noProof/>
          <w:sz w:val="28"/>
          <w:szCs w:val="28"/>
          <w:lang w:val="vi-VN"/>
        </w:rPr>
        <w:t xml:space="preserve"> </w:t>
      </w:r>
      <w:r w:rsidR="008812C1" w:rsidRPr="00822A87">
        <w:rPr>
          <w:rFonts w:eastAsia="Times New Roman"/>
          <w:noProof/>
          <w:sz w:val="28"/>
          <w:szCs w:val="28"/>
          <w:lang w:val="vi-VN"/>
        </w:rPr>
        <w:t>(</w:t>
      </w:r>
      <w:r w:rsidR="00A65B84" w:rsidRPr="00822A87">
        <w:rPr>
          <w:rFonts w:eastAsia="Times New Roman"/>
          <w:noProof/>
          <w:sz w:val="28"/>
          <w:szCs w:val="28"/>
          <w:lang w:val="vi-VN"/>
        </w:rPr>
        <w:t>mười lăm</w:t>
      </w:r>
      <w:r w:rsidR="008812C1" w:rsidRPr="00822A87">
        <w:rPr>
          <w:rFonts w:eastAsia="Times New Roman"/>
          <w:noProof/>
          <w:sz w:val="28"/>
          <w:szCs w:val="28"/>
          <w:lang w:val="vi-VN"/>
        </w:rPr>
        <w:t>)</w:t>
      </w:r>
      <w:r w:rsidRPr="00F247A5">
        <w:rPr>
          <w:rFonts w:eastAsia="Times New Roman"/>
          <w:noProof/>
          <w:sz w:val="28"/>
          <w:szCs w:val="28"/>
          <w:lang w:val="vi-VN"/>
        </w:rPr>
        <w:t xml:space="preserve"> ngày kể từ ngày </w:t>
      </w:r>
      <w:r w:rsidR="008812C1" w:rsidRPr="00822A87">
        <w:rPr>
          <w:rFonts w:eastAsia="Times New Roman"/>
          <w:noProof/>
          <w:sz w:val="28"/>
          <w:szCs w:val="28"/>
          <w:lang w:val="vi-VN"/>
        </w:rPr>
        <w:t>H</w:t>
      </w:r>
      <w:r w:rsidRPr="00F247A5">
        <w:rPr>
          <w:rFonts w:eastAsia="Times New Roman"/>
          <w:noProof/>
          <w:sz w:val="28"/>
          <w:szCs w:val="28"/>
          <w:lang w:val="vi-VN"/>
        </w:rPr>
        <w:t xml:space="preserve">ai </w:t>
      </w:r>
      <w:r w:rsidR="008812C1" w:rsidRPr="00822A87">
        <w:rPr>
          <w:rFonts w:eastAsia="Times New Roman"/>
          <w:noProof/>
          <w:sz w:val="28"/>
          <w:szCs w:val="28"/>
          <w:lang w:val="vi-VN"/>
        </w:rPr>
        <w:t>B</w:t>
      </w:r>
      <w:r w:rsidRPr="00F247A5">
        <w:rPr>
          <w:rFonts w:eastAsia="Times New Roman"/>
          <w:noProof/>
          <w:sz w:val="28"/>
          <w:szCs w:val="28"/>
          <w:lang w:val="vi-VN"/>
        </w:rPr>
        <w:t xml:space="preserve">ên ký Biên bản đối soát dịch vụ hoàn thành và Bên </w:t>
      </w:r>
      <w:r w:rsidR="001411B1" w:rsidRPr="00822A87">
        <w:rPr>
          <w:rFonts w:eastAsia="Times New Roman"/>
          <w:noProof/>
          <w:sz w:val="28"/>
          <w:szCs w:val="28"/>
          <w:lang w:val="vi-VN"/>
        </w:rPr>
        <w:t>B</w:t>
      </w:r>
      <w:r w:rsidRPr="00F247A5">
        <w:rPr>
          <w:rFonts w:eastAsia="Times New Roman"/>
          <w:noProof/>
          <w:sz w:val="28"/>
          <w:szCs w:val="28"/>
          <w:lang w:val="vi-VN"/>
        </w:rPr>
        <w:t xml:space="preserve"> nhận được đầy đủ hồ sơ thanh toá</w:t>
      </w:r>
      <w:r w:rsidR="00C725D9" w:rsidRPr="00822A87">
        <w:rPr>
          <w:rFonts w:eastAsia="Times New Roman"/>
          <w:noProof/>
          <w:sz w:val="28"/>
          <w:szCs w:val="28"/>
          <w:lang w:val="vi-VN"/>
        </w:rPr>
        <w:t>n.</w:t>
      </w:r>
    </w:p>
    <w:p w14:paraId="1A448768" w14:textId="62BCEDF7" w:rsidR="0089660B" w:rsidRPr="00822A87" w:rsidRDefault="00235603" w:rsidP="0089660B">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Hồ sơ thanh toán bao gồm: </w:t>
      </w:r>
      <w:r w:rsidRPr="00822A87">
        <w:rPr>
          <w:rFonts w:eastAsia="Times New Roman"/>
          <w:noProof/>
          <w:sz w:val="28"/>
          <w:szCs w:val="28"/>
          <w:lang w:val="vi-VN"/>
        </w:rPr>
        <w:t xml:space="preserve">(i) </w:t>
      </w:r>
      <w:r w:rsidRPr="00F247A5">
        <w:rPr>
          <w:rFonts w:eastAsia="Times New Roman"/>
          <w:noProof/>
          <w:sz w:val="28"/>
          <w:szCs w:val="28"/>
          <w:lang w:val="vi-VN"/>
        </w:rPr>
        <w:t>Đề nghị thanh toán</w:t>
      </w:r>
      <w:r w:rsidRPr="00822A87">
        <w:rPr>
          <w:rFonts w:eastAsia="Times New Roman"/>
          <w:noProof/>
          <w:sz w:val="28"/>
          <w:szCs w:val="28"/>
          <w:lang w:val="vi-VN"/>
        </w:rPr>
        <w:t xml:space="preserve">; (ii) </w:t>
      </w:r>
      <w:r w:rsidRPr="00F247A5">
        <w:rPr>
          <w:rFonts w:eastAsia="Times New Roman"/>
          <w:noProof/>
          <w:sz w:val="28"/>
          <w:szCs w:val="28"/>
          <w:lang w:val="vi-VN"/>
        </w:rPr>
        <w:t xml:space="preserve">Hóa đơn GTGT và </w:t>
      </w:r>
      <w:r w:rsidRPr="00822A87">
        <w:rPr>
          <w:rFonts w:eastAsia="Times New Roman"/>
          <w:noProof/>
          <w:sz w:val="28"/>
          <w:szCs w:val="28"/>
          <w:lang w:val="vi-VN"/>
        </w:rPr>
        <w:t xml:space="preserve">(iii) </w:t>
      </w:r>
      <w:r w:rsidRPr="00F247A5">
        <w:rPr>
          <w:rFonts w:eastAsia="Times New Roman"/>
          <w:noProof/>
          <w:sz w:val="28"/>
          <w:szCs w:val="28"/>
          <w:lang w:val="vi-VN"/>
        </w:rPr>
        <w:t xml:space="preserve">Biên bản đối soát </w:t>
      </w:r>
      <w:r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hoàn thành được ký bởi đại diện có thẩm quyền của </w:t>
      </w:r>
      <w:r w:rsidRPr="00822A87">
        <w:rPr>
          <w:rFonts w:eastAsia="Times New Roman"/>
          <w:noProof/>
          <w:sz w:val="28"/>
          <w:szCs w:val="28"/>
          <w:lang w:val="vi-VN"/>
        </w:rPr>
        <w:t>Các</w:t>
      </w:r>
      <w:r w:rsidRPr="00F247A5">
        <w:rPr>
          <w:rFonts w:eastAsia="Times New Roman"/>
          <w:noProof/>
          <w:sz w:val="28"/>
          <w:szCs w:val="28"/>
          <w:lang w:val="vi-VN"/>
        </w:rPr>
        <w:t xml:space="preserve"> </w:t>
      </w:r>
      <w:r w:rsidRPr="00822A87">
        <w:rPr>
          <w:rFonts w:eastAsia="Times New Roman"/>
          <w:noProof/>
          <w:sz w:val="28"/>
          <w:szCs w:val="28"/>
          <w:lang w:val="vi-VN"/>
        </w:rPr>
        <w:t>B</w:t>
      </w:r>
      <w:r w:rsidRPr="00F247A5">
        <w:rPr>
          <w:rFonts w:eastAsia="Times New Roman"/>
          <w:noProof/>
          <w:sz w:val="28"/>
          <w:szCs w:val="28"/>
          <w:lang w:val="vi-VN"/>
        </w:rPr>
        <w:t>ên</w:t>
      </w:r>
      <w:r w:rsidR="00A65B84" w:rsidRPr="00822A87">
        <w:rPr>
          <w:rFonts w:eastAsia="Times New Roman"/>
          <w:noProof/>
          <w:sz w:val="28"/>
          <w:szCs w:val="28"/>
          <w:lang w:val="vi-VN"/>
        </w:rPr>
        <w:t>;</w:t>
      </w:r>
    </w:p>
    <w:p w14:paraId="6BBE82A7" w14:textId="67DF7D01" w:rsidR="00A65B84" w:rsidRPr="00822A87" w:rsidRDefault="00235603" w:rsidP="00F61AC9">
      <w:pPr>
        <w:spacing w:before="80" w:after="0" w:line="240" w:lineRule="auto"/>
        <w:ind w:firstLine="720"/>
        <w:jc w:val="both"/>
        <w:rPr>
          <w:noProof/>
          <w:sz w:val="28"/>
          <w:lang w:val="vi-VN"/>
        </w:rPr>
      </w:pPr>
      <w:r w:rsidRPr="00822A87">
        <w:rPr>
          <w:noProof/>
          <w:sz w:val="28"/>
          <w:lang w:val="vi-VN"/>
        </w:rPr>
        <w:t xml:space="preserve">b) </w:t>
      </w:r>
      <w:r w:rsidR="00777A52" w:rsidRPr="00F247A5">
        <w:rPr>
          <w:noProof/>
          <w:sz w:val="28"/>
          <w:lang w:val="vi-VN"/>
        </w:rPr>
        <w:t>Khi có sự thay đổi, bổ sung, điều chỉnh mức giá</w:t>
      </w:r>
      <w:r w:rsidR="00046653" w:rsidRPr="00822A87">
        <w:rPr>
          <w:noProof/>
          <w:sz w:val="28"/>
          <w:lang w:val="vi-VN"/>
        </w:rPr>
        <w:t xml:space="preserve"> sản phẩm,</w:t>
      </w:r>
      <w:r w:rsidR="00777A52" w:rsidRPr="00F247A5">
        <w:rPr>
          <w:noProof/>
          <w:sz w:val="28"/>
          <w:lang w:val="vi-VN"/>
        </w:rPr>
        <w:t xml:space="preserve"> dịch vụ thì trừ trường hợp </w:t>
      </w:r>
      <w:r w:rsidR="00E50B23" w:rsidRPr="00822A87">
        <w:rPr>
          <w:noProof/>
          <w:sz w:val="28"/>
          <w:lang w:val="vi-VN"/>
        </w:rPr>
        <w:t>Các Bên</w:t>
      </w:r>
      <w:r w:rsidR="00777A52" w:rsidRPr="00F247A5">
        <w:rPr>
          <w:noProof/>
          <w:sz w:val="28"/>
          <w:lang w:val="vi-VN"/>
        </w:rPr>
        <w:t xml:space="preserve"> có thỏa thuận khác, mức giá của sản phẩm</w:t>
      </w:r>
      <w:r w:rsidR="00A80394" w:rsidRPr="00822A87">
        <w:rPr>
          <w:noProof/>
          <w:sz w:val="28"/>
          <w:lang w:val="vi-VN"/>
        </w:rPr>
        <w:t>, dịch vụ</w:t>
      </w:r>
      <w:r w:rsidR="00777A52" w:rsidRPr="00F247A5">
        <w:rPr>
          <w:noProof/>
          <w:sz w:val="28"/>
          <w:lang w:val="vi-VN"/>
        </w:rPr>
        <w:t xml:space="preserve"> sẽ được tự động áp dụng theo quy định của pháp luật về giá</w:t>
      </w:r>
      <w:r w:rsidR="00A76B1D" w:rsidRPr="00822A87">
        <w:rPr>
          <w:noProof/>
          <w:sz w:val="28"/>
          <w:lang w:val="vi-VN"/>
        </w:rPr>
        <w:t xml:space="preserve"> sản phẩm, dịch vụ</w:t>
      </w:r>
      <w:r w:rsidR="00A9551E">
        <w:rPr>
          <w:noProof/>
          <w:sz w:val="28"/>
          <w:lang w:val="vi-VN"/>
        </w:rPr>
        <w:t>.</w:t>
      </w:r>
    </w:p>
    <w:p w14:paraId="647D2CFF" w14:textId="27398110" w:rsidR="00777A52" w:rsidRPr="00822A87" w:rsidRDefault="00235603" w:rsidP="00F61AC9">
      <w:pPr>
        <w:spacing w:before="80" w:after="0" w:line="240" w:lineRule="auto"/>
        <w:ind w:firstLine="720"/>
        <w:jc w:val="both"/>
        <w:rPr>
          <w:noProof/>
          <w:sz w:val="28"/>
          <w:szCs w:val="28"/>
          <w:lang w:val="vi-VN"/>
        </w:rPr>
      </w:pPr>
      <w:r w:rsidRPr="00822A87">
        <w:rPr>
          <w:noProof/>
          <w:sz w:val="28"/>
          <w:szCs w:val="28"/>
          <w:lang w:val="vi-VN"/>
        </w:rPr>
        <w:t xml:space="preserve">c) </w:t>
      </w:r>
      <w:r w:rsidR="00777A52" w:rsidRPr="00F247A5">
        <w:rPr>
          <w:noProof/>
          <w:sz w:val="28"/>
          <w:szCs w:val="28"/>
          <w:lang w:val="vi-VN"/>
        </w:rPr>
        <w:t xml:space="preserve">Bên </w:t>
      </w:r>
      <w:r w:rsidR="00357FBC" w:rsidRPr="00822A87">
        <w:rPr>
          <w:noProof/>
          <w:sz w:val="28"/>
          <w:szCs w:val="28"/>
          <w:lang w:val="vi-VN"/>
        </w:rPr>
        <w:t>B</w:t>
      </w:r>
      <w:r w:rsidR="00777A52" w:rsidRPr="00F247A5">
        <w:rPr>
          <w:noProof/>
          <w:sz w:val="28"/>
          <w:szCs w:val="28"/>
          <w:lang w:val="vi-VN"/>
        </w:rPr>
        <w:t xml:space="preserve"> trong mọi trường hợp phải thanh toán chi phí</w:t>
      </w:r>
      <w:r w:rsidR="003521E4" w:rsidRPr="00822A87">
        <w:rPr>
          <w:noProof/>
          <w:sz w:val="28"/>
          <w:szCs w:val="28"/>
          <w:lang w:val="vi-VN"/>
        </w:rPr>
        <w:t xml:space="preserve"> sử dụng dịch vụ Giai đoạn 1 thời gian từ khi </w:t>
      </w:r>
      <w:r w:rsidR="00B93A21" w:rsidRPr="00822A87">
        <w:rPr>
          <w:noProof/>
          <w:sz w:val="28"/>
          <w:szCs w:val="28"/>
          <w:lang w:val="vi-VN"/>
        </w:rPr>
        <w:t>Hợp đồng</w:t>
      </w:r>
      <w:r w:rsidR="003521E4" w:rsidRPr="00822A87">
        <w:rPr>
          <w:noProof/>
          <w:sz w:val="28"/>
          <w:szCs w:val="28"/>
          <w:lang w:val="vi-VN"/>
        </w:rPr>
        <w:t xml:space="preserve"> có hiệu lực đến khi Giá sản phẩm dịch vụ được ban hành</w:t>
      </w:r>
      <w:r w:rsidR="00777A52" w:rsidRPr="00F247A5">
        <w:rPr>
          <w:noProof/>
          <w:sz w:val="28"/>
          <w:szCs w:val="28"/>
          <w:lang w:val="vi-VN"/>
        </w:rPr>
        <w:t xml:space="preserve"> cho Bên A</w:t>
      </w:r>
      <w:r w:rsidR="00A65B84" w:rsidRPr="00822A87">
        <w:rPr>
          <w:noProof/>
          <w:sz w:val="28"/>
          <w:szCs w:val="28"/>
          <w:lang w:val="vi-VN"/>
        </w:rPr>
        <w:t>;</w:t>
      </w:r>
    </w:p>
    <w:p w14:paraId="31340F8D" w14:textId="7007F77D" w:rsidR="00777A52" w:rsidRPr="00F247A5" w:rsidRDefault="00235603" w:rsidP="00F61AC9">
      <w:pPr>
        <w:spacing w:before="80" w:after="0" w:line="240" w:lineRule="auto"/>
        <w:ind w:firstLine="720"/>
        <w:jc w:val="both"/>
        <w:rPr>
          <w:noProof/>
          <w:sz w:val="28"/>
          <w:szCs w:val="28"/>
          <w:lang w:val="vi-VN"/>
        </w:rPr>
      </w:pPr>
      <w:r w:rsidRPr="00822A87">
        <w:rPr>
          <w:noProof/>
          <w:sz w:val="28"/>
          <w:szCs w:val="28"/>
          <w:lang w:val="vi-VN"/>
        </w:rPr>
        <w:t>d</w:t>
      </w:r>
      <w:r w:rsidR="00777A52" w:rsidRPr="00F247A5">
        <w:rPr>
          <w:noProof/>
          <w:sz w:val="28"/>
          <w:szCs w:val="28"/>
          <w:lang w:val="vi-VN"/>
        </w:rPr>
        <w:t xml:space="preserve">) Bên </w:t>
      </w:r>
      <w:r w:rsidR="00357FBC" w:rsidRPr="00822A87">
        <w:rPr>
          <w:noProof/>
          <w:sz w:val="28"/>
          <w:szCs w:val="28"/>
          <w:lang w:val="vi-VN"/>
        </w:rPr>
        <w:t>B</w:t>
      </w:r>
      <w:r w:rsidR="00777A52" w:rsidRPr="00F247A5">
        <w:rPr>
          <w:noProof/>
          <w:sz w:val="28"/>
          <w:szCs w:val="28"/>
          <w:lang w:val="vi-VN"/>
        </w:rPr>
        <w:t xml:space="preserve"> thực hiện thanh toán chi phí </w:t>
      </w:r>
      <w:r w:rsidR="003A2BD1" w:rsidRPr="00822A87">
        <w:rPr>
          <w:noProof/>
          <w:sz w:val="28"/>
          <w:szCs w:val="28"/>
          <w:lang w:val="vi-VN"/>
        </w:rPr>
        <w:t>sử dụng sản phẩm dịch vụ</w:t>
      </w:r>
      <w:r w:rsidR="00777A52" w:rsidRPr="00F247A5">
        <w:rPr>
          <w:noProof/>
          <w:sz w:val="28"/>
          <w:szCs w:val="28"/>
          <w:lang w:val="vi-VN"/>
        </w:rPr>
        <w:t xml:space="preserve"> theo Phụ lục điều chỉnh bổ sung quy định tại khoản 5 Điều 3 Hợp đồng này.</w:t>
      </w:r>
    </w:p>
    <w:p w14:paraId="336DD58C" w14:textId="661C4811" w:rsidR="00B60B2A" w:rsidRPr="00F247A5" w:rsidRDefault="00B60B2A" w:rsidP="00F61AC9">
      <w:pPr>
        <w:spacing w:before="80" w:after="0" w:line="240" w:lineRule="auto"/>
        <w:ind w:firstLine="720"/>
        <w:jc w:val="both"/>
        <w:rPr>
          <w:b/>
          <w:bCs/>
          <w:noProof/>
          <w:sz w:val="28"/>
          <w:szCs w:val="28"/>
          <w:lang w:val="vi-VN"/>
        </w:rPr>
      </w:pPr>
      <w:r w:rsidRPr="00F247A5">
        <w:rPr>
          <w:b/>
          <w:bCs/>
          <w:noProof/>
          <w:sz w:val="28"/>
          <w:szCs w:val="28"/>
          <w:lang w:val="vi-VN"/>
        </w:rPr>
        <w:t xml:space="preserve">Điều </w:t>
      </w:r>
      <w:r w:rsidR="00D77E24" w:rsidRPr="00822A87">
        <w:rPr>
          <w:b/>
          <w:bCs/>
          <w:noProof/>
          <w:sz w:val="28"/>
          <w:szCs w:val="28"/>
          <w:lang w:val="vi-VN"/>
        </w:rPr>
        <w:t>8</w:t>
      </w:r>
      <w:r w:rsidRPr="00F247A5">
        <w:rPr>
          <w:b/>
          <w:bCs/>
          <w:noProof/>
          <w:sz w:val="28"/>
          <w:szCs w:val="28"/>
          <w:lang w:val="vi-VN"/>
        </w:rPr>
        <w:t>: Quy định về đối soát</w:t>
      </w:r>
    </w:p>
    <w:p w14:paraId="72A09C3C" w14:textId="4E739A76" w:rsidR="00886DEA" w:rsidRPr="00822A87" w:rsidRDefault="008653E8" w:rsidP="00F61AC9">
      <w:pPr>
        <w:spacing w:before="80" w:after="0" w:line="240" w:lineRule="auto"/>
        <w:ind w:firstLine="720"/>
        <w:jc w:val="both"/>
        <w:rPr>
          <w:noProof/>
          <w:sz w:val="28"/>
          <w:szCs w:val="28"/>
          <w:lang w:val="vi-VN"/>
        </w:rPr>
      </w:pPr>
      <w:r w:rsidRPr="00F247A5">
        <w:rPr>
          <w:noProof/>
          <w:sz w:val="28"/>
          <w:szCs w:val="28"/>
          <w:lang w:val="vi-VN"/>
        </w:rPr>
        <w:t xml:space="preserve">Được thực hiện theo </w:t>
      </w:r>
      <w:r w:rsidR="00886DEA" w:rsidRPr="00822A87">
        <w:rPr>
          <w:noProof/>
          <w:sz w:val="28"/>
          <w:szCs w:val="28"/>
          <w:lang w:val="vi-VN"/>
        </w:rPr>
        <w:t xml:space="preserve">quy định tại </w:t>
      </w:r>
      <w:r w:rsidRPr="00F247A5">
        <w:rPr>
          <w:noProof/>
          <w:sz w:val="28"/>
          <w:szCs w:val="28"/>
          <w:lang w:val="vi-VN"/>
        </w:rPr>
        <w:t xml:space="preserve">Phụ lục </w:t>
      </w:r>
      <w:r w:rsidR="00BC268D" w:rsidRPr="00822A87">
        <w:rPr>
          <w:noProof/>
          <w:sz w:val="28"/>
          <w:szCs w:val="28"/>
          <w:lang w:val="vi-VN"/>
        </w:rPr>
        <w:t>0</w:t>
      </w:r>
      <w:r w:rsidR="00F71FBB" w:rsidRPr="00822A87">
        <w:rPr>
          <w:noProof/>
          <w:sz w:val="28"/>
          <w:szCs w:val="28"/>
          <w:lang w:val="vi-VN"/>
        </w:rPr>
        <w:t>2</w:t>
      </w:r>
      <w:r w:rsidRPr="00822A87">
        <w:rPr>
          <w:noProof/>
          <w:sz w:val="28"/>
          <w:szCs w:val="28"/>
          <w:lang w:val="vi-VN"/>
        </w:rPr>
        <w:t xml:space="preserve"> của</w:t>
      </w:r>
      <w:r w:rsidRPr="00F247A5">
        <w:rPr>
          <w:noProof/>
          <w:sz w:val="28"/>
          <w:szCs w:val="28"/>
          <w:lang w:val="vi-VN"/>
        </w:rPr>
        <w:t xml:space="preserve"> Hợp đồng.</w:t>
      </w:r>
      <w:r w:rsidR="000436DE" w:rsidRPr="00F247A5" w:rsidDel="002C2BEC">
        <w:rPr>
          <w:noProof/>
          <w:sz w:val="28"/>
          <w:szCs w:val="28"/>
          <w:lang w:val="vi-VN"/>
        </w:rPr>
        <w:t xml:space="preserve"> </w:t>
      </w:r>
    </w:p>
    <w:p w14:paraId="085291F5" w14:textId="51212A08" w:rsidR="00886DEA" w:rsidRPr="00822A87" w:rsidRDefault="00886DEA" w:rsidP="00F61AC9">
      <w:pPr>
        <w:spacing w:before="80" w:after="0" w:line="240" w:lineRule="auto"/>
        <w:ind w:firstLine="720"/>
        <w:jc w:val="both"/>
        <w:rPr>
          <w:b/>
          <w:noProof/>
          <w:sz w:val="28"/>
          <w:lang w:val="vi-VN"/>
        </w:rPr>
      </w:pPr>
      <w:r w:rsidRPr="00F247A5">
        <w:rPr>
          <w:b/>
          <w:noProof/>
          <w:sz w:val="28"/>
          <w:lang w:val="vi-VN"/>
        </w:rPr>
        <w:t xml:space="preserve">Điều </w:t>
      </w:r>
      <w:r w:rsidRPr="00822A87">
        <w:rPr>
          <w:b/>
          <w:noProof/>
          <w:sz w:val="28"/>
          <w:lang w:val="vi-VN"/>
        </w:rPr>
        <w:t>9</w:t>
      </w:r>
      <w:r w:rsidRPr="00F247A5">
        <w:rPr>
          <w:b/>
          <w:noProof/>
          <w:sz w:val="28"/>
          <w:lang w:val="vi-VN"/>
        </w:rPr>
        <w:t xml:space="preserve">. </w:t>
      </w:r>
      <w:r w:rsidRPr="00822A87">
        <w:rPr>
          <w:b/>
          <w:noProof/>
          <w:sz w:val="28"/>
          <w:lang w:val="vi-VN"/>
        </w:rPr>
        <w:t>Sự kiện bất khả kháng</w:t>
      </w:r>
    </w:p>
    <w:p w14:paraId="62B60B6A" w14:textId="459498C3" w:rsidR="00886DEA" w:rsidRPr="00822A87" w:rsidRDefault="00886DEA" w:rsidP="00F61AC9">
      <w:pPr>
        <w:spacing w:before="80" w:after="0" w:line="240" w:lineRule="auto"/>
        <w:ind w:firstLine="720"/>
        <w:jc w:val="both"/>
        <w:rPr>
          <w:b/>
          <w:bCs/>
          <w:noProof/>
          <w:sz w:val="28"/>
          <w:lang w:val="vi-VN"/>
        </w:rPr>
      </w:pPr>
      <w:r w:rsidRPr="00822A87">
        <w:rPr>
          <w:noProof/>
          <w:sz w:val="28"/>
          <w:lang w:val="vi-VN"/>
        </w:rPr>
        <w:lastRenderedPageBreak/>
        <w:t>1.</w:t>
      </w:r>
      <w:r w:rsidRPr="00822A87">
        <w:rPr>
          <w:b/>
          <w:bCs/>
          <w:noProof/>
          <w:sz w:val="28"/>
          <w:lang w:val="vi-VN"/>
        </w:rPr>
        <w:t xml:space="preserve"> </w:t>
      </w:r>
      <w:r w:rsidRPr="00F247A5">
        <w:rPr>
          <w:bCs/>
          <w:noProof/>
          <w:sz w:val="28"/>
          <w:lang w:val="vi-VN"/>
        </w:rPr>
        <w:t xml:space="preserve">Khi xảy ra sự kiện bất khả kháng, </w:t>
      </w:r>
      <w:r w:rsidRPr="00822A87">
        <w:rPr>
          <w:bCs/>
          <w:noProof/>
          <w:sz w:val="28"/>
          <w:lang w:val="vi-VN"/>
        </w:rPr>
        <w:t>B</w:t>
      </w:r>
      <w:r w:rsidRPr="00F247A5">
        <w:rPr>
          <w:bCs/>
          <w:noProof/>
          <w:sz w:val="28"/>
          <w:lang w:val="vi-VN"/>
        </w:rPr>
        <w:t xml:space="preserve">ên bị ảnh hưởng phải chứng minh được rằng điều đó ngoài tầm kiểm soát của </w:t>
      </w:r>
      <w:r w:rsidRPr="00822A87">
        <w:rPr>
          <w:bCs/>
          <w:noProof/>
          <w:sz w:val="28"/>
          <w:lang w:val="vi-VN"/>
        </w:rPr>
        <w:t>B</w:t>
      </w:r>
      <w:r w:rsidRPr="00F247A5">
        <w:rPr>
          <w:bCs/>
          <w:noProof/>
          <w:sz w:val="28"/>
          <w:lang w:val="vi-VN"/>
        </w:rPr>
        <w:t xml:space="preserve">ên đó và không thể lường hết vào thời điểm ký kết Hợp đồng mặc dù đã làm hết tất cả các biện pháp ngăn chặn trong khả năng của </w:t>
      </w:r>
      <w:r w:rsidRPr="00822A87">
        <w:rPr>
          <w:bCs/>
          <w:noProof/>
          <w:sz w:val="28"/>
          <w:lang w:val="vi-VN"/>
        </w:rPr>
        <w:t>B</w:t>
      </w:r>
      <w:r w:rsidRPr="00F247A5">
        <w:rPr>
          <w:bCs/>
          <w:noProof/>
          <w:sz w:val="28"/>
          <w:lang w:val="vi-VN"/>
        </w:rPr>
        <w:t>ên bị ảnh hưởng và việc không thể thực hiện được Hợp đồng là hậu quả tất yếu, trực tiếp của sự kiện đó.</w:t>
      </w:r>
    </w:p>
    <w:p w14:paraId="579F330D" w14:textId="3D63B639" w:rsidR="00886DEA" w:rsidRPr="00822A87" w:rsidRDefault="001A0253" w:rsidP="00F61AC9">
      <w:pPr>
        <w:spacing w:before="80" w:after="0" w:line="240" w:lineRule="auto"/>
        <w:ind w:firstLine="720"/>
        <w:jc w:val="both"/>
        <w:rPr>
          <w:noProof/>
          <w:sz w:val="28"/>
          <w:lang w:val="vi-VN"/>
        </w:rPr>
      </w:pPr>
      <w:r w:rsidRPr="00822A87">
        <w:rPr>
          <w:noProof/>
          <w:sz w:val="28"/>
          <w:lang w:val="vi-VN"/>
        </w:rPr>
        <w:t>2</w:t>
      </w:r>
      <w:r w:rsidR="00886DEA" w:rsidRPr="00822A87">
        <w:rPr>
          <w:noProof/>
          <w:sz w:val="28"/>
          <w:lang w:val="vi-VN"/>
        </w:rPr>
        <w:t xml:space="preserve">. </w:t>
      </w:r>
      <w:r w:rsidR="00886DEA" w:rsidRPr="00F247A5">
        <w:rPr>
          <w:bCs/>
          <w:noProof/>
          <w:sz w:val="28"/>
          <w:lang w:val="id-ID"/>
        </w:rPr>
        <w:t xml:space="preserve">Khi xảy ra </w:t>
      </w:r>
      <w:r w:rsidR="002367E7" w:rsidRPr="00F247A5">
        <w:rPr>
          <w:bCs/>
          <w:noProof/>
          <w:sz w:val="28"/>
          <w:lang w:val="id-ID"/>
        </w:rPr>
        <w:t>sự kiện</w:t>
      </w:r>
      <w:r w:rsidR="00886DEA" w:rsidRPr="00F247A5">
        <w:rPr>
          <w:bCs/>
          <w:noProof/>
          <w:sz w:val="28"/>
          <w:lang w:val="id-ID"/>
        </w:rPr>
        <w:t xml:space="preserve"> bất khả kháng, Bên bị ảnh hưởng phải kịp thời thông báo bằng văn bản cho Bên kia về sự kiện đó và nguyên nhân gây ra sự kiện, nếu vì lý do khách quan không thể thông báo ngay lập tức thì thời gian thông báo chậm nhất cũng không quá 0</w:t>
      </w:r>
      <w:r w:rsidR="00886DEA" w:rsidRPr="00F247A5">
        <w:rPr>
          <w:bCs/>
          <w:noProof/>
          <w:sz w:val="28"/>
          <w:lang w:val="vi-VN"/>
        </w:rPr>
        <w:t>5 (năm)</w:t>
      </w:r>
      <w:r w:rsidR="00886DEA" w:rsidRPr="00F247A5">
        <w:rPr>
          <w:bCs/>
          <w:noProof/>
          <w:sz w:val="28"/>
          <w:lang w:val="id-ID"/>
        </w:rPr>
        <w:t xml:space="preserve"> ngày</w:t>
      </w:r>
      <w:r w:rsidR="00886DEA" w:rsidRPr="00F247A5">
        <w:rPr>
          <w:bCs/>
          <w:noProof/>
          <w:sz w:val="28"/>
          <w:lang w:val="vi-VN"/>
        </w:rPr>
        <w:t>,</w:t>
      </w:r>
      <w:r w:rsidR="00886DEA" w:rsidRPr="00F247A5">
        <w:rPr>
          <w:bCs/>
          <w:noProof/>
          <w:sz w:val="28"/>
          <w:lang w:val="id-ID"/>
        </w:rPr>
        <w:t xml:space="preserve"> kể từ ngày xảy ra sự kiện bất khả kháng.</w:t>
      </w:r>
      <w:r w:rsidR="00886DEA" w:rsidRPr="00F247A5">
        <w:rPr>
          <w:bCs/>
          <w:noProof/>
          <w:sz w:val="28"/>
          <w:lang w:val="vi-VN"/>
        </w:rPr>
        <w:t xml:space="preserve"> </w:t>
      </w:r>
      <w:r w:rsidR="00886DEA" w:rsidRPr="00F247A5">
        <w:rPr>
          <w:bCs/>
          <w:noProof/>
          <w:sz w:val="28"/>
          <w:lang w:val="id-ID"/>
        </w:rPr>
        <w:t>Đồng thời, Bên bị ảnh hưởng chuyển cho Bên kia giấy xác nhận về sự kiện bất khả kháng đó được cấp bởi một tổ chức có thẩm quyền của nhà nước</w:t>
      </w:r>
      <w:r w:rsidR="00886DEA" w:rsidRPr="00F247A5">
        <w:rPr>
          <w:bCs/>
          <w:noProof/>
          <w:sz w:val="28"/>
          <w:lang w:val="vi-VN"/>
        </w:rPr>
        <w:t xml:space="preserve">. </w:t>
      </w:r>
      <w:r w:rsidR="00886DEA" w:rsidRPr="00F247A5">
        <w:rPr>
          <w:bCs/>
          <w:noProof/>
          <w:sz w:val="28"/>
          <w:lang w:val="id-ID"/>
        </w:rPr>
        <w:t xml:space="preserve">Bên bị ảnh hưởng vẫn phải tiếp tục thực hiện các nghĩa vụ thực hiện Hợp đồng theo hoàn cảnh thực tế cho phép và phải tìm mọi biện pháp hợp lý để thực hiện các phần việc không bị ảnh hưởng của </w:t>
      </w:r>
      <w:r w:rsidR="002367E7" w:rsidRPr="00F247A5">
        <w:rPr>
          <w:bCs/>
          <w:noProof/>
          <w:sz w:val="28"/>
          <w:lang w:val="id-ID"/>
        </w:rPr>
        <w:t>sự kiện</w:t>
      </w:r>
      <w:r w:rsidR="00886DEA" w:rsidRPr="00F247A5">
        <w:rPr>
          <w:bCs/>
          <w:noProof/>
          <w:sz w:val="28"/>
          <w:lang w:val="id-ID"/>
        </w:rPr>
        <w:t xml:space="preserve"> bất khả kháng.</w:t>
      </w:r>
    </w:p>
    <w:p w14:paraId="1176585C" w14:textId="365C0994" w:rsidR="00886DEA" w:rsidRPr="00F247A5" w:rsidRDefault="001A0253" w:rsidP="00F61AC9">
      <w:pPr>
        <w:spacing w:before="80" w:after="0" w:line="240" w:lineRule="auto"/>
        <w:ind w:firstLine="720"/>
        <w:jc w:val="both"/>
        <w:rPr>
          <w:noProof/>
          <w:sz w:val="28"/>
          <w:lang w:val="vi-VN"/>
        </w:rPr>
      </w:pPr>
      <w:r w:rsidRPr="00822A87">
        <w:rPr>
          <w:noProof/>
          <w:sz w:val="28"/>
          <w:lang w:val="vi-VN"/>
        </w:rPr>
        <w:t>3</w:t>
      </w:r>
      <w:r w:rsidR="00886DEA" w:rsidRPr="00822A87">
        <w:rPr>
          <w:noProof/>
          <w:sz w:val="28"/>
          <w:lang w:val="vi-VN"/>
        </w:rPr>
        <w:t xml:space="preserve">. </w:t>
      </w:r>
      <w:r w:rsidR="00886DEA" w:rsidRPr="00F247A5">
        <w:rPr>
          <w:bCs/>
          <w:noProof/>
          <w:sz w:val="28"/>
          <w:lang w:val="id-ID"/>
        </w:rPr>
        <w:t xml:space="preserve">Bên không thực hiện hoặc không thực hiện đầy đủ nghĩa vụ theo Hợp đồng do bị ảnh hưởng của sự kiện bất khả kháng sẽ được miễn trách nhiệm nếu chứng minh được mình thuộc một trong các trường hợp sau đây: </w:t>
      </w:r>
    </w:p>
    <w:p w14:paraId="042884B6" w14:textId="77777777" w:rsidR="00886DEA" w:rsidRPr="00822A87" w:rsidRDefault="00886DEA" w:rsidP="00F61AC9">
      <w:pPr>
        <w:spacing w:before="80" w:after="0" w:line="240" w:lineRule="auto"/>
        <w:ind w:firstLine="720"/>
        <w:jc w:val="both"/>
        <w:rPr>
          <w:bCs/>
          <w:noProof/>
          <w:sz w:val="28"/>
          <w:lang w:val="vi-VN"/>
        </w:rPr>
      </w:pPr>
      <w:r w:rsidRPr="00822A87">
        <w:rPr>
          <w:bCs/>
          <w:noProof/>
          <w:sz w:val="28"/>
          <w:lang w:val="vi-VN"/>
        </w:rPr>
        <w:t xml:space="preserve">a) </w:t>
      </w:r>
      <w:r w:rsidRPr="00F247A5">
        <w:rPr>
          <w:bCs/>
          <w:noProof/>
          <w:sz w:val="28"/>
          <w:lang w:val="vi-VN"/>
        </w:rPr>
        <w:t>Đã cố gắng khắc phục nhưng không thể khắc phục được tình huống;</w:t>
      </w:r>
    </w:p>
    <w:p w14:paraId="2177F1F1" w14:textId="2260FD12" w:rsidR="00886DEA" w:rsidRPr="00822A87" w:rsidRDefault="00886DEA" w:rsidP="00E74161">
      <w:pPr>
        <w:spacing w:before="80" w:after="0" w:line="240" w:lineRule="auto"/>
        <w:ind w:firstLine="720"/>
        <w:jc w:val="both"/>
        <w:rPr>
          <w:bCs/>
          <w:noProof/>
          <w:sz w:val="28"/>
          <w:lang w:val="vi-VN"/>
        </w:rPr>
      </w:pPr>
      <w:r w:rsidRPr="00822A87">
        <w:rPr>
          <w:bCs/>
          <w:noProof/>
          <w:sz w:val="28"/>
          <w:lang w:val="vi-VN"/>
        </w:rPr>
        <w:t xml:space="preserve">b) </w:t>
      </w:r>
      <w:r w:rsidR="003A2BD1" w:rsidRPr="00822A87">
        <w:rPr>
          <w:bCs/>
          <w:noProof/>
          <w:sz w:val="28"/>
          <w:lang w:val="vi-VN"/>
        </w:rPr>
        <w:t>Sự kiện</w:t>
      </w:r>
      <w:r w:rsidRPr="00F247A5">
        <w:rPr>
          <w:bCs/>
          <w:noProof/>
          <w:sz w:val="28"/>
          <w:lang w:val="vi-VN"/>
        </w:rPr>
        <w:t xml:space="preserve"> bất khả kháng là nguyên nhân trực tiếp gây trở ngại hoặc chậm trễ đối với việc thực hiện các nghĩa vụ theo Hợp đồng.</w:t>
      </w:r>
    </w:p>
    <w:p w14:paraId="11896A65" w14:textId="02624164" w:rsidR="00886DEA" w:rsidRPr="00822A87" w:rsidRDefault="001A0253" w:rsidP="00F61AC9">
      <w:pPr>
        <w:spacing w:before="80" w:after="0" w:line="240" w:lineRule="auto"/>
        <w:ind w:firstLine="720"/>
        <w:jc w:val="both"/>
        <w:rPr>
          <w:noProof/>
          <w:sz w:val="28"/>
          <w:lang w:val="vi-VN"/>
        </w:rPr>
      </w:pPr>
      <w:r w:rsidRPr="00822A87">
        <w:rPr>
          <w:noProof/>
          <w:sz w:val="28"/>
          <w:lang w:val="vi-VN"/>
        </w:rPr>
        <w:t>4</w:t>
      </w:r>
      <w:r w:rsidR="00886DEA" w:rsidRPr="00822A87">
        <w:rPr>
          <w:noProof/>
          <w:sz w:val="28"/>
          <w:lang w:val="vi-VN"/>
        </w:rPr>
        <w:t xml:space="preserve">. Khi xảy ra </w:t>
      </w:r>
      <w:r w:rsidR="003A2BD1" w:rsidRPr="00822A87">
        <w:rPr>
          <w:noProof/>
          <w:sz w:val="28"/>
          <w:lang w:val="vi-VN"/>
        </w:rPr>
        <w:t>sự kiện</w:t>
      </w:r>
      <w:r w:rsidR="00886DEA" w:rsidRPr="00822A87">
        <w:rPr>
          <w:noProof/>
          <w:sz w:val="28"/>
          <w:lang w:val="vi-VN"/>
        </w:rPr>
        <w:t xml:space="preserve"> bất khả kháng thì Hai Bên sẽ cùng nhau thỏa thuận để sửa đổi Hợp đồng cho phù hợp với sự thay đổi của pháp luật hoặc điều kiện thực tế của mỗi Bên.</w:t>
      </w:r>
    </w:p>
    <w:p w14:paraId="7D915E04" w14:textId="7584CCF8" w:rsidR="00076595" w:rsidRPr="00822A87" w:rsidRDefault="001A0253" w:rsidP="00E74161">
      <w:pPr>
        <w:spacing w:before="80" w:after="0" w:line="240" w:lineRule="auto"/>
        <w:ind w:firstLine="720"/>
        <w:jc w:val="both"/>
        <w:rPr>
          <w:noProof/>
          <w:sz w:val="28"/>
          <w:lang w:val="vi-VN"/>
        </w:rPr>
      </w:pPr>
      <w:r w:rsidRPr="00822A87">
        <w:rPr>
          <w:noProof/>
          <w:sz w:val="28"/>
          <w:lang w:val="vi-VN"/>
        </w:rPr>
        <w:t>5</w:t>
      </w:r>
      <w:r w:rsidR="00886DEA" w:rsidRPr="00822A87">
        <w:rPr>
          <w:noProof/>
          <w:sz w:val="28"/>
          <w:lang w:val="vi-VN"/>
        </w:rPr>
        <w:t>. Nếu sự kiện bất khả kháng kéo dài quá thời hạn 30 (ba mươi) ngày liên tục thì, một trong Các Bên có quyền chấm dứt Hợp đồng. Khi đó, Các Bên sẽ cùng thỏa thuận giải quyết.</w:t>
      </w:r>
    </w:p>
    <w:p w14:paraId="5D4F2A7F" w14:textId="0786086E" w:rsidR="008E3AAC" w:rsidRPr="00822A87" w:rsidRDefault="00673ADF" w:rsidP="00F61AC9">
      <w:pPr>
        <w:spacing w:before="80" w:after="0" w:line="240" w:lineRule="auto"/>
        <w:ind w:firstLine="720"/>
        <w:jc w:val="both"/>
        <w:rPr>
          <w:b/>
          <w:sz w:val="28"/>
          <w:lang w:val="vi-VN"/>
        </w:rPr>
      </w:pPr>
      <w:r w:rsidRPr="00822A87">
        <w:rPr>
          <w:b/>
          <w:sz w:val="28"/>
          <w:lang w:val="vi-VN"/>
        </w:rPr>
        <w:t xml:space="preserve">Điều </w:t>
      </w:r>
      <w:r w:rsidR="00B60B2A" w:rsidRPr="00822A87">
        <w:rPr>
          <w:b/>
          <w:sz w:val="28"/>
          <w:lang w:val="vi-VN"/>
        </w:rPr>
        <w:t>10</w:t>
      </w:r>
      <w:r w:rsidRPr="00822A87">
        <w:rPr>
          <w:b/>
          <w:sz w:val="28"/>
          <w:lang w:val="vi-VN"/>
        </w:rPr>
        <w:t xml:space="preserve">. Đầu mối </w:t>
      </w:r>
      <w:r w:rsidR="00E50B23" w:rsidRPr="00822A87">
        <w:rPr>
          <w:b/>
          <w:sz w:val="28"/>
          <w:lang w:val="vi-VN"/>
        </w:rPr>
        <w:t>Các Bên</w:t>
      </w:r>
    </w:p>
    <w:p w14:paraId="4ACAF2B4" w14:textId="77777777" w:rsidR="00F94A1F" w:rsidRPr="00822A87" w:rsidRDefault="00F94A1F" w:rsidP="00F61AC9">
      <w:pPr>
        <w:spacing w:before="80" w:after="0" w:line="240" w:lineRule="auto"/>
        <w:ind w:firstLine="720"/>
        <w:jc w:val="both"/>
        <w:rPr>
          <w:b/>
          <w:sz w:val="28"/>
          <w:lang w:val="vi-VN"/>
        </w:rPr>
      </w:pPr>
      <w:r w:rsidRPr="00822A87">
        <w:rPr>
          <w:b/>
          <w:sz w:val="28"/>
          <w:lang w:val="vi-VN"/>
        </w:rPr>
        <w:t>1. Trung tâm RAR</w:t>
      </w:r>
    </w:p>
    <w:p w14:paraId="383D2942" w14:textId="77777777" w:rsidR="00FC2D12" w:rsidRPr="00F247A5" w:rsidRDefault="00FC2D12" w:rsidP="00F61AC9">
      <w:pPr>
        <w:spacing w:before="80" w:after="0" w:line="240" w:lineRule="auto"/>
        <w:ind w:firstLine="720"/>
        <w:jc w:val="both"/>
        <w:rPr>
          <w:noProof/>
          <w:sz w:val="28"/>
          <w:lang w:val="vi-VN"/>
        </w:rPr>
      </w:pPr>
      <w:r w:rsidRPr="00F247A5">
        <w:rPr>
          <w:noProof/>
          <w:sz w:val="28"/>
          <w:lang w:val="vi-VN"/>
        </w:rPr>
        <w:t>- Tên cơ quan: Trung tâm nghiên cứu, ứng dụng dữ liệu dân cư và căn cước công dân</w:t>
      </w:r>
    </w:p>
    <w:p w14:paraId="1D649CD3" w14:textId="63EC1E10" w:rsidR="00FC2D12" w:rsidRPr="00F247A5" w:rsidRDefault="00FC2D12" w:rsidP="00F61AC9">
      <w:pPr>
        <w:spacing w:before="80" w:after="0" w:line="240" w:lineRule="auto"/>
        <w:ind w:firstLine="720"/>
        <w:jc w:val="both"/>
        <w:rPr>
          <w:noProof/>
          <w:sz w:val="28"/>
          <w:lang w:val="vi-VN"/>
        </w:rPr>
      </w:pPr>
      <w:r w:rsidRPr="00F247A5">
        <w:rPr>
          <w:noProof/>
          <w:sz w:val="28"/>
          <w:lang w:val="vi-VN"/>
        </w:rPr>
        <w:t xml:space="preserve">- Địa chỉ: 47 Phạm Văn Đồng, </w:t>
      </w:r>
      <w:r w:rsidR="002367E7" w:rsidRPr="00822A87">
        <w:rPr>
          <w:noProof/>
          <w:sz w:val="28"/>
          <w:lang w:val="vi-VN"/>
        </w:rPr>
        <w:t xml:space="preserve">Phường </w:t>
      </w:r>
      <w:r w:rsidRPr="00F247A5">
        <w:rPr>
          <w:noProof/>
          <w:sz w:val="28"/>
          <w:lang w:val="vi-VN"/>
        </w:rPr>
        <w:t xml:space="preserve">Mai Dịch, </w:t>
      </w:r>
      <w:r w:rsidR="002367E7" w:rsidRPr="00822A87">
        <w:rPr>
          <w:noProof/>
          <w:sz w:val="28"/>
          <w:lang w:val="vi-VN"/>
        </w:rPr>
        <w:t xml:space="preserve">Quận </w:t>
      </w:r>
      <w:r w:rsidRPr="00F247A5">
        <w:rPr>
          <w:noProof/>
          <w:sz w:val="28"/>
          <w:lang w:val="vi-VN"/>
        </w:rPr>
        <w:t xml:space="preserve">Cầu Giấy, </w:t>
      </w:r>
      <w:r w:rsidR="002367E7" w:rsidRPr="00822A87">
        <w:rPr>
          <w:noProof/>
          <w:sz w:val="28"/>
          <w:lang w:val="vi-VN"/>
        </w:rPr>
        <w:t xml:space="preserve">Thành phố </w:t>
      </w:r>
      <w:r w:rsidRPr="00F247A5">
        <w:rPr>
          <w:noProof/>
          <w:sz w:val="28"/>
          <w:lang w:val="vi-VN"/>
        </w:rPr>
        <w:t>Hà Nội.</w:t>
      </w:r>
    </w:p>
    <w:p w14:paraId="37E107F2" w14:textId="1D3CA6DD" w:rsidR="00FC2D12" w:rsidRPr="00822A87" w:rsidRDefault="00FC2D12" w:rsidP="00F61AC9">
      <w:pPr>
        <w:spacing w:before="80" w:after="0" w:line="240" w:lineRule="auto"/>
        <w:ind w:firstLine="720"/>
        <w:jc w:val="both"/>
        <w:rPr>
          <w:noProof/>
          <w:sz w:val="28"/>
          <w:lang w:val="vi-VN"/>
        </w:rPr>
      </w:pPr>
      <w:r w:rsidRPr="00F247A5">
        <w:rPr>
          <w:noProof/>
          <w:sz w:val="28"/>
          <w:lang w:val="vi-VN"/>
        </w:rPr>
        <w:t xml:space="preserve">- Người Đại diện: </w:t>
      </w:r>
      <w:r w:rsidR="005B5E60" w:rsidRPr="00822A87">
        <w:rPr>
          <w:noProof/>
          <w:sz w:val="28"/>
          <w:lang w:val="vi-VN"/>
        </w:rPr>
        <w:t>Cao Xuân Huy</w:t>
      </w:r>
    </w:p>
    <w:p w14:paraId="4EFA98B8" w14:textId="7CCF06D7" w:rsidR="00FC2D12" w:rsidRPr="00F078EE" w:rsidRDefault="00FC2D12" w:rsidP="00F61AC9">
      <w:pPr>
        <w:spacing w:before="80" w:after="0" w:line="240" w:lineRule="auto"/>
        <w:ind w:firstLine="720"/>
        <w:jc w:val="both"/>
        <w:rPr>
          <w:noProof/>
          <w:sz w:val="28"/>
          <w:lang w:val="vi-VN"/>
        </w:rPr>
      </w:pPr>
      <w:r w:rsidRPr="00F247A5">
        <w:rPr>
          <w:noProof/>
          <w:sz w:val="28"/>
          <w:lang w:val="vi-VN"/>
        </w:rPr>
        <w:t xml:space="preserve">- Chức vụ: </w:t>
      </w:r>
      <w:r w:rsidR="00A65B84" w:rsidRPr="00F078EE">
        <w:rPr>
          <w:noProof/>
          <w:sz w:val="28"/>
          <w:lang w:val="vi-VN"/>
        </w:rPr>
        <w:t>Trưởng Ban</w:t>
      </w:r>
      <w:r w:rsidR="005B5E60" w:rsidRPr="00F078EE">
        <w:rPr>
          <w:noProof/>
          <w:sz w:val="28"/>
          <w:lang w:val="vi-VN"/>
        </w:rPr>
        <w:t xml:space="preserve"> Xúc tiến và Hợp tác đầu tư</w:t>
      </w:r>
    </w:p>
    <w:p w14:paraId="7EC1A175" w14:textId="50F2FAEB" w:rsidR="00FC2D12" w:rsidRPr="00B964B3" w:rsidRDefault="00FC2D12" w:rsidP="00F61AC9">
      <w:pPr>
        <w:spacing w:before="80" w:after="0" w:line="240" w:lineRule="auto"/>
        <w:ind w:firstLine="720"/>
        <w:jc w:val="both"/>
        <w:rPr>
          <w:noProof/>
          <w:sz w:val="28"/>
          <w:szCs w:val="28"/>
          <w:lang w:val="vi-VN"/>
          <w:rPrChange w:id="23" w:author="Nguyen Van Hoa" w:date="2026-01-06T09:45:00Z" w16du:dateUtc="2026-01-06T02:45:00Z">
            <w:rPr>
              <w:noProof/>
              <w:sz w:val="28"/>
              <w:szCs w:val="28"/>
            </w:rPr>
          </w:rPrChange>
        </w:rPr>
      </w:pPr>
      <w:r w:rsidRPr="00F247A5">
        <w:rPr>
          <w:noProof/>
          <w:sz w:val="28"/>
          <w:lang w:val="vi-VN"/>
        </w:rPr>
        <w:t xml:space="preserve">- </w:t>
      </w:r>
      <w:r w:rsidRPr="00F247A5">
        <w:rPr>
          <w:noProof/>
          <w:sz w:val="28"/>
          <w:szCs w:val="28"/>
          <w:lang w:val="vi-VN"/>
        </w:rPr>
        <w:t xml:space="preserve">Điện thoại liên hệ: </w:t>
      </w:r>
      <w:r w:rsidR="005B5E60" w:rsidRPr="00B964B3">
        <w:rPr>
          <w:noProof/>
          <w:sz w:val="28"/>
          <w:szCs w:val="28"/>
          <w:lang w:val="vi-VN"/>
          <w:rPrChange w:id="24" w:author="Nguyen Van Hoa" w:date="2026-01-06T09:45:00Z" w16du:dateUtc="2026-01-06T02:45:00Z">
            <w:rPr>
              <w:noProof/>
              <w:sz w:val="28"/>
              <w:szCs w:val="28"/>
            </w:rPr>
          </w:rPrChange>
        </w:rPr>
        <w:t>0886997666</w:t>
      </w:r>
    </w:p>
    <w:p w14:paraId="655C04CE" w14:textId="18F5D312" w:rsidR="00FC2D12" w:rsidRPr="00B964B3" w:rsidRDefault="00FC2D12" w:rsidP="00F61AC9">
      <w:pPr>
        <w:spacing w:before="80" w:after="0" w:line="240" w:lineRule="auto"/>
        <w:ind w:firstLine="720"/>
        <w:jc w:val="both"/>
        <w:rPr>
          <w:noProof/>
          <w:sz w:val="28"/>
          <w:szCs w:val="28"/>
          <w:lang w:val="vi-VN"/>
          <w:rPrChange w:id="25" w:author="Nguyen Van Hoa" w:date="2026-01-06T09:45:00Z" w16du:dateUtc="2026-01-06T02:45:00Z">
            <w:rPr>
              <w:noProof/>
              <w:sz w:val="28"/>
              <w:szCs w:val="28"/>
            </w:rPr>
          </w:rPrChange>
        </w:rPr>
      </w:pPr>
      <w:r w:rsidRPr="00FC6536">
        <w:rPr>
          <w:noProof/>
          <w:sz w:val="28"/>
          <w:szCs w:val="28"/>
          <w:lang w:val="vi-VN"/>
        </w:rPr>
        <w:t xml:space="preserve">- Email: </w:t>
      </w:r>
      <w:r w:rsidR="00A65B84">
        <w:fldChar w:fldCharType="begin"/>
      </w:r>
      <w:r w:rsidR="00A65B84" w:rsidRPr="00B964B3">
        <w:rPr>
          <w:lang w:val="vi-VN"/>
          <w:rPrChange w:id="26" w:author="Nguyen Van Hoa" w:date="2026-01-06T09:45:00Z" w16du:dateUtc="2026-01-06T02:45:00Z">
            <w:rPr/>
          </w:rPrChange>
        </w:rPr>
        <w:instrText>HYPERLINK "mailto:kinhdoanh@rarcenter.vn"</w:instrText>
      </w:r>
      <w:r w:rsidR="00A65B84">
        <w:fldChar w:fldCharType="separate"/>
      </w:r>
      <w:r w:rsidR="00A65B84" w:rsidRPr="00B964B3">
        <w:rPr>
          <w:rStyle w:val="Hyperlink"/>
          <w:noProof/>
          <w:color w:val="auto"/>
          <w:sz w:val="28"/>
          <w:szCs w:val="28"/>
          <w:u w:val="none"/>
          <w:lang w:val="vi-VN"/>
          <w:rPrChange w:id="27" w:author="Nguyen Van Hoa" w:date="2026-01-06T09:45:00Z" w16du:dateUtc="2026-01-06T02:45:00Z">
            <w:rPr>
              <w:rStyle w:val="Hyperlink"/>
              <w:noProof/>
              <w:color w:val="auto"/>
              <w:sz w:val="28"/>
              <w:szCs w:val="28"/>
              <w:u w:val="none"/>
            </w:rPr>
          </w:rPrChange>
        </w:rPr>
        <w:t>kinhdoanh@rarcenter.vn</w:t>
      </w:r>
      <w:r w:rsidR="00A65B84">
        <w:fldChar w:fldCharType="end"/>
      </w:r>
    </w:p>
    <w:p w14:paraId="513A4CB6" w14:textId="69E65656" w:rsidR="008E3AAC" w:rsidRPr="00B964B3" w:rsidRDefault="00DD7ED8" w:rsidP="00F61AC9">
      <w:pPr>
        <w:spacing w:before="80" w:after="0" w:line="240" w:lineRule="auto"/>
        <w:ind w:firstLine="720"/>
        <w:jc w:val="both"/>
        <w:rPr>
          <w:rFonts w:eastAsia="Calibri"/>
          <w:b/>
          <w:sz w:val="28"/>
          <w:szCs w:val="28"/>
          <w:lang w:val="vi-VN" w:eastAsia="en-US"/>
          <w:rPrChange w:id="28" w:author="Nguyen Van Hoa" w:date="2026-01-06T09:45:00Z" w16du:dateUtc="2026-01-06T02:45:00Z">
            <w:rPr>
              <w:rFonts w:eastAsia="Calibri"/>
              <w:b/>
              <w:sz w:val="28"/>
              <w:szCs w:val="28"/>
              <w:lang w:eastAsia="en-US"/>
            </w:rPr>
          </w:rPrChange>
        </w:rPr>
      </w:pPr>
      <w:r w:rsidRPr="00B964B3">
        <w:rPr>
          <w:b/>
          <w:sz w:val="28"/>
          <w:szCs w:val="28"/>
          <w:lang w:val="vi-VN"/>
          <w:rPrChange w:id="29" w:author="Nguyen Van Hoa" w:date="2026-01-06T09:45:00Z" w16du:dateUtc="2026-01-06T02:45:00Z">
            <w:rPr>
              <w:b/>
              <w:sz w:val="28"/>
              <w:szCs w:val="28"/>
            </w:rPr>
          </w:rPrChange>
        </w:rPr>
        <w:t>2</w:t>
      </w:r>
      <w:r w:rsidR="00673ADF" w:rsidRPr="00B964B3">
        <w:rPr>
          <w:b/>
          <w:sz w:val="28"/>
          <w:szCs w:val="28"/>
          <w:lang w:val="vi-VN"/>
          <w:rPrChange w:id="30" w:author="Nguyen Van Hoa" w:date="2026-01-06T09:45:00Z" w16du:dateUtc="2026-01-06T02:45:00Z">
            <w:rPr>
              <w:b/>
              <w:sz w:val="28"/>
              <w:szCs w:val="28"/>
            </w:rPr>
          </w:rPrChange>
        </w:rPr>
        <w:t xml:space="preserve">. </w:t>
      </w:r>
      <w:r w:rsidR="00E74161" w:rsidRPr="00B964B3">
        <w:rPr>
          <w:b/>
          <w:sz w:val="28"/>
          <w:szCs w:val="28"/>
          <w:lang w:val="vi-VN"/>
          <w:rPrChange w:id="31" w:author="Nguyen Van Hoa" w:date="2026-01-06T09:45:00Z" w16du:dateUtc="2026-01-06T02:45:00Z">
            <w:rPr>
              <w:b/>
              <w:sz w:val="28"/>
              <w:szCs w:val="28"/>
            </w:rPr>
          </w:rPrChange>
        </w:rPr>
        <w:t>…</w:t>
      </w:r>
    </w:p>
    <w:p w14:paraId="449DD475" w14:textId="67AB4918" w:rsidR="008E3AAC" w:rsidRPr="00B964B3" w:rsidRDefault="0015632F" w:rsidP="00F61AC9">
      <w:pPr>
        <w:spacing w:before="80" w:after="0" w:line="240" w:lineRule="auto"/>
        <w:ind w:firstLine="720"/>
        <w:jc w:val="both"/>
        <w:rPr>
          <w:sz w:val="28"/>
          <w:szCs w:val="28"/>
          <w:lang w:val="vi-VN"/>
          <w:rPrChange w:id="32" w:author="Nguyen Van Hoa" w:date="2026-01-06T09:45:00Z" w16du:dateUtc="2026-01-06T02:45:00Z">
            <w:rPr>
              <w:sz w:val="28"/>
              <w:szCs w:val="28"/>
            </w:rPr>
          </w:rPrChange>
        </w:rPr>
      </w:pPr>
      <w:r w:rsidRPr="00B964B3">
        <w:rPr>
          <w:sz w:val="28"/>
          <w:szCs w:val="28"/>
          <w:lang w:val="vi-VN"/>
          <w:rPrChange w:id="33" w:author="Nguyen Van Hoa" w:date="2026-01-06T09:45:00Z" w16du:dateUtc="2026-01-06T02:45:00Z">
            <w:rPr>
              <w:sz w:val="28"/>
              <w:szCs w:val="28"/>
            </w:rPr>
          </w:rPrChange>
        </w:rPr>
        <w:t>-</w:t>
      </w:r>
      <w:r w:rsidR="00872129" w:rsidRPr="00B964B3">
        <w:rPr>
          <w:sz w:val="28"/>
          <w:szCs w:val="28"/>
          <w:lang w:val="vi-VN"/>
          <w:rPrChange w:id="34" w:author="Nguyen Van Hoa" w:date="2026-01-06T09:45:00Z" w16du:dateUtc="2026-01-06T02:45:00Z">
            <w:rPr>
              <w:sz w:val="28"/>
              <w:szCs w:val="28"/>
            </w:rPr>
          </w:rPrChange>
        </w:rPr>
        <w:t xml:space="preserve"> </w:t>
      </w:r>
      <w:r w:rsidR="00673ADF" w:rsidRPr="00B964B3">
        <w:rPr>
          <w:sz w:val="28"/>
          <w:szCs w:val="28"/>
          <w:lang w:val="vi-VN"/>
          <w:rPrChange w:id="35" w:author="Nguyen Van Hoa" w:date="2026-01-06T09:45:00Z" w16du:dateUtc="2026-01-06T02:45:00Z">
            <w:rPr>
              <w:sz w:val="28"/>
              <w:szCs w:val="28"/>
            </w:rPr>
          </w:rPrChange>
        </w:rPr>
        <w:t xml:space="preserve">Tên công ty: </w:t>
      </w:r>
    </w:p>
    <w:p w14:paraId="75EC6D62" w14:textId="31200A4B" w:rsidR="008E3AAC" w:rsidRPr="00B964B3" w:rsidRDefault="0015632F" w:rsidP="00F61AC9">
      <w:pPr>
        <w:spacing w:before="80" w:after="0" w:line="240" w:lineRule="auto"/>
        <w:ind w:firstLine="720"/>
        <w:jc w:val="both"/>
        <w:rPr>
          <w:sz w:val="28"/>
          <w:szCs w:val="28"/>
          <w:lang w:val="vi-VN"/>
          <w:rPrChange w:id="36" w:author="Nguyen Van Hoa" w:date="2026-01-06T09:45:00Z" w16du:dateUtc="2026-01-06T02:45:00Z">
            <w:rPr>
              <w:sz w:val="28"/>
              <w:szCs w:val="28"/>
            </w:rPr>
          </w:rPrChange>
        </w:rPr>
      </w:pPr>
      <w:r w:rsidRPr="00B964B3">
        <w:rPr>
          <w:sz w:val="28"/>
          <w:szCs w:val="28"/>
          <w:lang w:val="vi-VN"/>
          <w:rPrChange w:id="37" w:author="Nguyen Van Hoa" w:date="2026-01-06T09:45:00Z" w16du:dateUtc="2026-01-06T02:45:00Z">
            <w:rPr>
              <w:sz w:val="28"/>
              <w:szCs w:val="28"/>
            </w:rPr>
          </w:rPrChange>
        </w:rPr>
        <w:t>-</w:t>
      </w:r>
      <w:r w:rsidR="00872129" w:rsidRPr="00B964B3">
        <w:rPr>
          <w:sz w:val="28"/>
          <w:szCs w:val="28"/>
          <w:lang w:val="vi-VN"/>
          <w:rPrChange w:id="38" w:author="Nguyen Van Hoa" w:date="2026-01-06T09:45:00Z" w16du:dateUtc="2026-01-06T02:45:00Z">
            <w:rPr>
              <w:sz w:val="28"/>
              <w:szCs w:val="28"/>
            </w:rPr>
          </w:rPrChange>
        </w:rPr>
        <w:t xml:space="preserve"> </w:t>
      </w:r>
      <w:r w:rsidR="00673ADF" w:rsidRPr="00B964B3">
        <w:rPr>
          <w:sz w:val="28"/>
          <w:szCs w:val="28"/>
          <w:lang w:val="vi-VN"/>
          <w:rPrChange w:id="39" w:author="Nguyen Van Hoa" w:date="2026-01-06T09:45:00Z" w16du:dateUtc="2026-01-06T02:45:00Z">
            <w:rPr>
              <w:sz w:val="28"/>
              <w:szCs w:val="28"/>
            </w:rPr>
          </w:rPrChange>
        </w:rPr>
        <w:t xml:space="preserve">Địa chỉ: </w:t>
      </w:r>
    </w:p>
    <w:p w14:paraId="0A2D437D" w14:textId="35379A4A" w:rsidR="008E3AAC" w:rsidRPr="00B964B3" w:rsidRDefault="0015632F" w:rsidP="00F61AC9">
      <w:pPr>
        <w:spacing w:before="80" w:after="0" w:line="240" w:lineRule="auto"/>
        <w:ind w:firstLine="720"/>
        <w:jc w:val="both"/>
        <w:rPr>
          <w:sz w:val="28"/>
          <w:lang w:val="vi-VN"/>
          <w:rPrChange w:id="40" w:author="Nguyen Van Hoa" w:date="2026-01-06T09:45:00Z" w16du:dateUtc="2026-01-06T02:45:00Z">
            <w:rPr>
              <w:sz w:val="28"/>
            </w:rPr>
          </w:rPrChange>
        </w:rPr>
      </w:pPr>
      <w:r w:rsidRPr="00B964B3">
        <w:rPr>
          <w:sz w:val="28"/>
          <w:lang w:val="vi-VN"/>
          <w:rPrChange w:id="41" w:author="Nguyen Van Hoa" w:date="2026-01-06T09:45:00Z" w16du:dateUtc="2026-01-06T02:45:00Z">
            <w:rPr>
              <w:sz w:val="28"/>
            </w:rPr>
          </w:rPrChange>
        </w:rPr>
        <w:lastRenderedPageBreak/>
        <w:t>-</w:t>
      </w:r>
      <w:r w:rsidR="00872129" w:rsidRPr="00B964B3">
        <w:rPr>
          <w:sz w:val="28"/>
          <w:lang w:val="vi-VN"/>
          <w:rPrChange w:id="42" w:author="Nguyen Van Hoa" w:date="2026-01-06T09:45:00Z" w16du:dateUtc="2026-01-06T02:45:00Z">
            <w:rPr>
              <w:sz w:val="28"/>
            </w:rPr>
          </w:rPrChange>
        </w:rPr>
        <w:t xml:space="preserve"> </w:t>
      </w:r>
      <w:r w:rsidR="00673ADF" w:rsidRPr="00B964B3">
        <w:rPr>
          <w:sz w:val="28"/>
          <w:lang w:val="vi-VN"/>
          <w:rPrChange w:id="43" w:author="Nguyen Van Hoa" w:date="2026-01-06T09:45:00Z" w16du:dateUtc="2026-01-06T02:45:00Z">
            <w:rPr>
              <w:sz w:val="28"/>
            </w:rPr>
          </w:rPrChange>
        </w:rPr>
        <w:t xml:space="preserve">Người Đại diện: </w:t>
      </w:r>
    </w:p>
    <w:p w14:paraId="077E42D4" w14:textId="3126E7D1" w:rsidR="003E61C9" w:rsidRPr="00B964B3" w:rsidRDefault="0015632F" w:rsidP="00F61AC9">
      <w:pPr>
        <w:spacing w:before="80" w:after="0" w:line="240" w:lineRule="auto"/>
        <w:ind w:firstLine="720"/>
        <w:jc w:val="both"/>
        <w:rPr>
          <w:sz w:val="28"/>
          <w:lang w:val="vi-VN"/>
          <w:rPrChange w:id="44" w:author="Nguyen Van Hoa" w:date="2026-01-06T09:45:00Z" w16du:dateUtc="2026-01-06T02:45:00Z">
            <w:rPr>
              <w:sz w:val="28"/>
            </w:rPr>
          </w:rPrChange>
        </w:rPr>
      </w:pPr>
      <w:r w:rsidRPr="00B964B3">
        <w:rPr>
          <w:sz w:val="28"/>
          <w:lang w:val="vi-VN"/>
          <w:rPrChange w:id="45" w:author="Nguyen Van Hoa" w:date="2026-01-06T09:45:00Z" w16du:dateUtc="2026-01-06T02:45:00Z">
            <w:rPr>
              <w:sz w:val="28"/>
            </w:rPr>
          </w:rPrChange>
        </w:rPr>
        <w:t>-</w:t>
      </w:r>
      <w:r w:rsidR="003E61C9" w:rsidRPr="00B964B3">
        <w:rPr>
          <w:sz w:val="28"/>
          <w:lang w:val="vi-VN"/>
          <w:rPrChange w:id="46" w:author="Nguyen Van Hoa" w:date="2026-01-06T09:45:00Z" w16du:dateUtc="2026-01-06T02:45:00Z">
            <w:rPr>
              <w:sz w:val="28"/>
            </w:rPr>
          </w:rPrChange>
        </w:rPr>
        <w:t xml:space="preserve"> Chức vụ:</w:t>
      </w:r>
      <w:r w:rsidR="009C06FA" w:rsidRPr="00B964B3">
        <w:rPr>
          <w:sz w:val="28"/>
          <w:lang w:val="vi-VN"/>
          <w:rPrChange w:id="47" w:author="Nguyen Van Hoa" w:date="2026-01-06T09:45:00Z" w16du:dateUtc="2026-01-06T02:45:00Z">
            <w:rPr>
              <w:sz w:val="28"/>
            </w:rPr>
          </w:rPrChange>
        </w:rPr>
        <w:t xml:space="preserve"> </w:t>
      </w:r>
    </w:p>
    <w:p w14:paraId="0582C1B2" w14:textId="3C981C16" w:rsidR="008E3AAC" w:rsidRPr="00B964B3" w:rsidRDefault="0015632F" w:rsidP="00F61AC9">
      <w:pPr>
        <w:spacing w:before="80" w:after="0" w:line="240" w:lineRule="auto"/>
        <w:ind w:firstLine="720"/>
        <w:jc w:val="both"/>
        <w:rPr>
          <w:sz w:val="28"/>
          <w:lang w:val="vi-VN"/>
          <w:rPrChange w:id="48" w:author="Nguyen Van Hoa" w:date="2026-01-06T09:45:00Z" w16du:dateUtc="2026-01-06T02:45:00Z">
            <w:rPr>
              <w:sz w:val="28"/>
            </w:rPr>
          </w:rPrChange>
        </w:rPr>
      </w:pPr>
      <w:r w:rsidRPr="00B964B3">
        <w:rPr>
          <w:sz w:val="28"/>
          <w:szCs w:val="28"/>
          <w:lang w:val="vi-VN"/>
          <w:rPrChange w:id="49" w:author="Nguyen Van Hoa" w:date="2026-01-06T09:45:00Z" w16du:dateUtc="2026-01-06T02:45:00Z">
            <w:rPr>
              <w:sz w:val="28"/>
              <w:szCs w:val="28"/>
            </w:rPr>
          </w:rPrChange>
        </w:rPr>
        <w:t>-</w:t>
      </w:r>
      <w:r w:rsidR="00872129" w:rsidRPr="00B964B3">
        <w:rPr>
          <w:sz w:val="28"/>
          <w:szCs w:val="28"/>
          <w:lang w:val="vi-VN"/>
          <w:rPrChange w:id="50" w:author="Nguyen Van Hoa" w:date="2026-01-06T09:45:00Z" w16du:dateUtc="2026-01-06T02:45:00Z">
            <w:rPr>
              <w:sz w:val="28"/>
              <w:szCs w:val="28"/>
            </w:rPr>
          </w:rPrChange>
        </w:rPr>
        <w:t xml:space="preserve"> </w:t>
      </w:r>
      <w:r w:rsidR="00673ADF" w:rsidRPr="00B964B3">
        <w:rPr>
          <w:sz w:val="28"/>
          <w:lang w:val="vi-VN"/>
          <w:rPrChange w:id="51" w:author="Nguyen Van Hoa" w:date="2026-01-06T09:45:00Z" w16du:dateUtc="2026-01-06T02:45:00Z">
            <w:rPr>
              <w:sz w:val="28"/>
            </w:rPr>
          </w:rPrChange>
        </w:rPr>
        <w:t xml:space="preserve">Điện thoại liên hệ: </w:t>
      </w:r>
    </w:p>
    <w:p w14:paraId="3F29FCE7" w14:textId="0BEA9573" w:rsidR="006D18A0" w:rsidRPr="00B964B3" w:rsidRDefault="006D18A0" w:rsidP="00F61AC9">
      <w:pPr>
        <w:spacing w:before="80" w:after="0" w:line="240" w:lineRule="auto"/>
        <w:ind w:firstLine="720"/>
        <w:jc w:val="both"/>
        <w:rPr>
          <w:b/>
          <w:sz w:val="28"/>
          <w:lang w:val="vi-VN"/>
          <w:rPrChange w:id="52" w:author="Nguyen Van Hoa" w:date="2026-01-06T09:45:00Z" w16du:dateUtc="2026-01-06T02:45:00Z">
            <w:rPr>
              <w:b/>
              <w:sz w:val="28"/>
            </w:rPr>
          </w:rPrChange>
        </w:rPr>
      </w:pPr>
      <w:r w:rsidRPr="00B964B3">
        <w:rPr>
          <w:b/>
          <w:sz w:val="28"/>
          <w:lang w:val="vi-VN"/>
          <w:rPrChange w:id="53" w:author="Nguyen Van Hoa" w:date="2026-01-06T09:45:00Z" w16du:dateUtc="2026-01-06T02:45:00Z">
            <w:rPr>
              <w:b/>
              <w:sz w:val="28"/>
            </w:rPr>
          </w:rPrChange>
        </w:rPr>
        <w:t>Điều</w:t>
      </w:r>
      <w:r w:rsidR="00D77E24" w:rsidRPr="00B964B3">
        <w:rPr>
          <w:b/>
          <w:sz w:val="28"/>
          <w:lang w:val="vi-VN"/>
          <w:rPrChange w:id="54" w:author="Nguyen Van Hoa" w:date="2026-01-06T09:45:00Z" w16du:dateUtc="2026-01-06T02:45:00Z">
            <w:rPr>
              <w:b/>
              <w:sz w:val="28"/>
            </w:rPr>
          </w:rPrChange>
        </w:rPr>
        <w:t xml:space="preserve"> </w:t>
      </w:r>
      <w:r w:rsidR="00886DEA" w:rsidRPr="00B964B3">
        <w:rPr>
          <w:b/>
          <w:sz w:val="28"/>
          <w:lang w:val="vi-VN"/>
          <w:rPrChange w:id="55" w:author="Nguyen Van Hoa" w:date="2026-01-06T09:45:00Z" w16du:dateUtc="2026-01-06T02:45:00Z">
            <w:rPr>
              <w:b/>
              <w:sz w:val="28"/>
            </w:rPr>
          </w:rPrChange>
        </w:rPr>
        <w:t>11</w:t>
      </w:r>
      <w:r w:rsidRPr="00B964B3">
        <w:rPr>
          <w:b/>
          <w:sz w:val="28"/>
          <w:lang w:val="vi-VN"/>
          <w:rPrChange w:id="56" w:author="Nguyen Van Hoa" w:date="2026-01-06T09:45:00Z" w16du:dateUtc="2026-01-06T02:45:00Z">
            <w:rPr>
              <w:b/>
              <w:sz w:val="28"/>
            </w:rPr>
          </w:rPrChange>
        </w:rPr>
        <w:t>. Các cam kết chung</w:t>
      </w:r>
    </w:p>
    <w:p w14:paraId="48D811FE" w14:textId="35383024" w:rsidR="006D18A0" w:rsidRPr="00B964B3" w:rsidRDefault="006D18A0" w:rsidP="00F61AC9">
      <w:pPr>
        <w:spacing w:before="80" w:after="0" w:line="240" w:lineRule="auto"/>
        <w:ind w:firstLine="720"/>
        <w:jc w:val="both"/>
        <w:rPr>
          <w:sz w:val="28"/>
          <w:lang w:val="vi-VN"/>
          <w:rPrChange w:id="57" w:author="Nguyen Van Hoa" w:date="2026-01-06T09:45:00Z" w16du:dateUtc="2026-01-06T02:45:00Z">
            <w:rPr>
              <w:sz w:val="28"/>
            </w:rPr>
          </w:rPrChange>
        </w:rPr>
      </w:pPr>
      <w:r w:rsidRPr="00B964B3">
        <w:rPr>
          <w:sz w:val="28"/>
          <w:lang w:val="vi-VN"/>
          <w:rPrChange w:id="58" w:author="Nguyen Van Hoa" w:date="2026-01-06T09:45:00Z" w16du:dateUtc="2026-01-06T02:45:00Z">
            <w:rPr>
              <w:sz w:val="28"/>
            </w:rPr>
          </w:rPrChange>
        </w:rPr>
        <w:t xml:space="preserve">1. </w:t>
      </w:r>
      <w:r w:rsidR="007B24B4" w:rsidRPr="00B964B3">
        <w:rPr>
          <w:sz w:val="28"/>
          <w:lang w:val="vi-VN"/>
          <w:rPrChange w:id="59" w:author="Nguyen Van Hoa" w:date="2026-01-06T09:45:00Z" w16du:dateUtc="2026-01-06T02:45:00Z">
            <w:rPr>
              <w:sz w:val="28"/>
            </w:rPr>
          </w:rPrChange>
        </w:rPr>
        <w:t>Các</w:t>
      </w:r>
      <w:r w:rsidRPr="00B964B3">
        <w:rPr>
          <w:sz w:val="28"/>
          <w:lang w:val="vi-VN"/>
          <w:rPrChange w:id="60" w:author="Nguyen Van Hoa" w:date="2026-01-06T09:45:00Z" w16du:dateUtc="2026-01-06T02:45:00Z">
            <w:rPr>
              <w:sz w:val="28"/>
            </w:rPr>
          </w:rPrChange>
        </w:rPr>
        <w:t xml:space="preserve"> Bên cam kết thực hiện nghiêm chỉnh các điều khoản đã quy định trong Hợp đồng </w:t>
      </w:r>
      <w:r w:rsidR="009D4D2F" w:rsidRPr="00B964B3">
        <w:rPr>
          <w:sz w:val="28"/>
          <w:lang w:val="vi-VN"/>
          <w:rPrChange w:id="61" w:author="Nguyen Van Hoa" w:date="2026-01-06T09:45:00Z" w16du:dateUtc="2026-01-06T02:45:00Z">
            <w:rPr>
              <w:sz w:val="28"/>
            </w:rPr>
          </w:rPrChange>
        </w:rPr>
        <w:t>này và các Phụ lục hợp đồng, biểu mẫu đính kèm (nếu có).</w:t>
      </w:r>
      <w:r w:rsidRPr="00B964B3">
        <w:rPr>
          <w:sz w:val="28"/>
          <w:lang w:val="vi-VN"/>
          <w:rPrChange w:id="62" w:author="Nguyen Van Hoa" w:date="2026-01-06T09:45:00Z" w16du:dateUtc="2026-01-06T02:45:00Z">
            <w:rPr>
              <w:sz w:val="28"/>
            </w:rPr>
          </w:rPrChange>
        </w:rPr>
        <w:t xml:space="preserve"> Trong quá trình triển khai thực hiện, có thể sửa đổi, bổ sung các nội dung đã ký kết cho phù hợp với điều kiện, tình hình thực tế. Mọi sửa đổi, bổ sung Hợp đồng này chỉ có giá trị pháp lý khi </w:t>
      </w:r>
      <w:r w:rsidR="00E6738E" w:rsidRPr="00B964B3">
        <w:rPr>
          <w:sz w:val="28"/>
          <w:lang w:val="vi-VN"/>
          <w:rPrChange w:id="63" w:author="Nguyen Van Hoa" w:date="2026-01-06T09:45:00Z" w16du:dateUtc="2026-01-06T02:45:00Z">
            <w:rPr>
              <w:sz w:val="28"/>
            </w:rPr>
          </w:rPrChange>
        </w:rPr>
        <w:t xml:space="preserve">được </w:t>
      </w:r>
      <w:r w:rsidR="00E50B23" w:rsidRPr="00B964B3">
        <w:rPr>
          <w:sz w:val="28"/>
          <w:lang w:val="vi-VN"/>
          <w:rPrChange w:id="64" w:author="Nguyen Van Hoa" w:date="2026-01-06T09:45:00Z" w16du:dateUtc="2026-01-06T02:45:00Z">
            <w:rPr>
              <w:sz w:val="28"/>
            </w:rPr>
          </w:rPrChange>
        </w:rPr>
        <w:t>Các Bên</w:t>
      </w:r>
      <w:r w:rsidR="00E6738E" w:rsidRPr="00B964B3">
        <w:rPr>
          <w:sz w:val="28"/>
          <w:lang w:val="vi-VN"/>
          <w:rPrChange w:id="65" w:author="Nguyen Van Hoa" w:date="2026-01-06T09:45:00Z" w16du:dateUtc="2026-01-06T02:45:00Z">
            <w:rPr>
              <w:sz w:val="28"/>
            </w:rPr>
          </w:rPrChange>
        </w:rPr>
        <w:t xml:space="preserve"> </w:t>
      </w:r>
      <w:r w:rsidRPr="00B964B3">
        <w:rPr>
          <w:sz w:val="28"/>
          <w:lang w:val="vi-VN"/>
          <w:rPrChange w:id="66" w:author="Nguyen Van Hoa" w:date="2026-01-06T09:45:00Z" w16du:dateUtc="2026-01-06T02:45:00Z">
            <w:rPr>
              <w:sz w:val="28"/>
            </w:rPr>
          </w:rPrChange>
        </w:rPr>
        <w:t xml:space="preserve">chấp thuận bằng văn bản và lập thành phụ lục, có chữ ký, đóng dấu của đại diện hợp pháp của </w:t>
      </w:r>
      <w:r w:rsidR="00E50B23" w:rsidRPr="00B964B3">
        <w:rPr>
          <w:sz w:val="28"/>
          <w:lang w:val="vi-VN"/>
          <w:rPrChange w:id="67" w:author="Nguyen Van Hoa" w:date="2026-01-06T09:45:00Z" w16du:dateUtc="2026-01-06T02:45:00Z">
            <w:rPr>
              <w:sz w:val="28"/>
            </w:rPr>
          </w:rPrChange>
        </w:rPr>
        <w:t>Các Bên</w:t>
      </w:r>
      <w:r w:rsidRPr="00B964B3">
        <w:rPr>
          <w:sz w:val="28"/>
          <w:lang w:val="vi-VN"/>
          <w:rPrChange w:id="68" w:author="Nguyen Van Hoa" w:date="2026-01-06T09:45:00Z" w16du:dateUtc="2026-01-06T02:45:00Z">
            <w:rPr>
              <w:sz w:val="28"/>
            </w:rPr>
          </w:rPrChange>
        </w:rPr>
        <w:t>.</w:t>
      </w:r>
    </w:p>
    <w:p w14:paraId="24372294" w14:textId="3A86BF90" w:rsidR="006D18A0" w:rsidRPr="00B964B3" w:rsidRDefault="006D18A0" w:rsidP="00E74161">
      <w:pPr>
        <w:spacing w:after="0" w:line="240" w:lineRule="auto"/>
        <w:ind w:firstLine="720"/>
        <w:jc w:val="both"/>
        <w:rPr>
          <w:sz w:val="28"/>
          <w:lang w:val="vi-VN"/>
          <w:rPrChange w:id="69" w:author="Nguyen Van Hoa" w:date="2026-01-06T09:45:00Z" w16du:dateUtc="2026-01-06T02:45:00Z">
            <w:rPr>
              <w:sz w:val="28"/>
            </w:rPr>
          </w:rPrChange>
        </w:rPr>
      </w:pPr>
      <w:r w:rsidRPr="00B964B3">
        <w:rPr>
          <w:sz w:val="28"/>
          <w:lang w:val="vi-VN"/>
          <w:rPrChange w:id="70" w:author="Nguyen Van Hoa" w:date="2026-01-06T09:45:00Z" w16du:dateUtc="2026-01-06T02:45:00Z">
            <w:rPr>
              <w:sz w:val="28"/>
            </w:rPr>
          </w:rPrChange>
        </w:rPr>
        <w:t xml:space="preserve">2. Các nội dung khác không đề cập tại Hợp đồng này thực hiện theo các quy định pháp luật hiện hành, đặc biệt là các quy định liên quan đến bảo vệ dữ liệu cá nhân. Trong trường hợp bất kỳ nội dung nào của Hợp đồng này mâu thuẫn với quy định của pháp luật, </w:t>
      </w:r>
      <w:r w:rsidR="00E50B23" w:rsidRPr="00B964B3">
        <w:rPr>
          <w:sz w:val="28"/>
          <w:lang w:val="vi-VN"/>
          <w:rPrChange w:id="71" w:author="Nguyen Van Hoa" w:date="2026-01-06T09:45:00Z" w16du:dateUtc="2026-01-06T02:45:00Z">
            <w:rPr>
              <w:sz w:val="28"/>
            </w:rPr>
          </w:rPrChange>
        </w:rPr>
        <w:t>Các Bên</w:t>
      </w:r>
      <w:r w:rsidRPr="00B964B3">
        <w:rPr>
          <w:sz w:val="28"/>
          <w:lang w:val="vi-VN"/>
          <w:rPrChange w:id="72" w:author="Nguyen Van Hoa" w:date="2026-01-06T09:45:00Z" w16du:dateUtc="2026-01-06T02:45:00Z">
            <w:rPr>
              <w:sz w:val="28"/>
            </w:rPr>
          </w:rPrChange>
        </w:rPr>
        <w:t xml:space="preserve"> thống nhất điều chỉnh cho phù hợp.</w:t>
      </w:r>
    </w:p>
    <w:p w14:paraId="7236516B" w14:textId="486EB0FC" w:rsidR="006D18A0" w:rsidRPr="00F247A5" w:rsidRDefault="006D18A0" w:rsidP="00E74161">
      <w:pPr>
        <w:widowControl w:val="0"/>
        <w:spacing w:after="0" w:line="240" w:lineRule="auto"/>
        <w:ind w:firstLine="720"/>
        <w:jc w:val="both"/>
        <w:rPr>
          <w:sz w:val="26"/>
          <w:szCs w:val="26"/>
          <w:lang w:val="fr-FR"/>
        </w:rPr>
      </w:pPr>
      <w:r w:rsidRPr="00B964B3">
        <w:rPr>
          <w:sz w:val="28"/>
          <w:lang w:val="vi-VN"/>
          <w:rPrChange w:id="73" w:author="Nguyen Van Hoa" w:date="2026-01-06T09:45:00Z" w16du:dateUtc="2026-01-06T02:45:00Z">
            <w:rPr>
              <w:sz w:val="28"/>
            </w:rPr>
          </w:rPrChange>
        </w:rPr>
        <w:t xml:space="preserve">3. </w:t>
      </w:r>
      <w:r w:rsidR="002F67A2" w:rsidRPr="00F247A5">
        <w:rPr>
          <w:noProof/>
          <w:sz w:val="28"/>
          <w:lang w:val="vi-VN"/>
        </w:rPr>
        <w:t>Các thông tin do Bên A</w:t>
      </w:r>
      <w:r w:rsidR="00F41DD8" w:rsidRPr="00B964B3">
        <w:rPr>
          <w:noProof/>
          <w:sz w:val="28"/>
          <w:lang w:val="vi-VN"/>
          <w:rPrChange w:id="74" w:author="Nguyen Van Hoa" w:date="2026-01-06T09:45:00Z" w16du:dateUtc="2026-01-06T02:45:00Z">
            <w:rPr>
              <w:noProof/>
              <w:sz w:val="28"/>
            </w:rPr>
          </w:rPrChange>
        </w:rPr>
        <w:t xml:space="preserve"> </w:t>
      </w:r>
      <w:r w:rsidR="002F67A2" w:rsidRPr="00F247A5">
        <w:rPr>
          <w:noProof/>
          <w:sz w:val="28"/>
          <w:lang w:val="vi-VN"/>
        </w:rPr>
        <w:t xml:space="preserve">cung cấp cho Bên </w:t>
      </w:r>
      <w:r w:rsidR="00F41DD8" w:rsidRPr="00B964B3">
        <w:rPr>
          <w:noProof/>
          <w:sz w:val="28"/>
          <w:lang w:val="vi-VN"/>
          <w:rPrChange w:id="75" w:author="Nguyen Van Hoa" w:date="2026-01-06T09:45:00Z" w16du:dateUtc="2026-01-06T02:45:00Z">
            <w:rPr>
              <w:noProof/>
              <w:sz w:val="28"/>
            </w:rPr>
          </w:rPrChange>
        </w:rPr>
        <w:t>B</w:t>
      </w:r>
      <w:r w:rsidR="00E41295" w:rsidRPr="00B964B3">
        <w:rPr>
          <w:noProof/>
          <w:sz w:val="28"/>
          <w:lang w:val="vi-VN"/>
          <w:rPrChange w:id="76" w:author="Nguyen Van Hoa" w:date="2026-01-06T09:45:00Z" w16du:dateUtc="2026-01-06T02:45:00Z">
            <w:rPr>
              <w:noProof/>
              <w:sz w:val="28"/>
            </w:rPr>
          </w:rPrChange>
        </w:rPr>
        <w:t xml:space="preserve"> trong quá trình sử dụng</w:t>
      </w:r>
      <w:r w:rsidR="00A36A96" w:rsidRPr="00B964B3">
        <w:rPr>
          <w:noProof/>
          <w:sz w:val="28"/>
          <w:lang w:val="vi-VN"/>
          <w:rPrChange w:id="77" w:author="Nguyen Van Hoa" w:date="2026-01-06T09:45:00Z" w16du:dateUtc="2026-01-06T02:45:00Z">
            <w:rPr>
              <w:noProof/>
              <w:sz w:val="28"/>
            </w:rPr>
          </w:rPrChange>
        </w:rPr>
        <w:t xml:space="preserve"> sản phẩm,</w:t>
      </w:r>
      <w:r w:rsidR="00E41295" w:rsidRPr="00B964B3">
        <w:rPr>
          <w:noProof/>
          <w:sz w:val="28"/>
          <w:lang w:val="vi-VN"/>
          <w:rPrChange w:id="78" w:author="Nguyen Van Hoa" w:date="2026-01-06T09:45:00Z" w16du:dateUtc="2026-01-06T02:45:00Z">
            <w:rPr>
              <w:noProof/>
              <w:sz w:val="28"/>
            </w:rPr>
          </w:rPrChange>
        </w:rPr>
        <w:t xml:space="preserve"> dịch vụ</w:t>
      </w:r>
      <w:r w:rsidR="002F67A2" w:rsidRPr="00F247A5">
        <w:rPr>
          <w:noProof/>
          <w:sz w:val="28"/>
          <w:lang w:val="vi-VN"/>
        </w:rPr>
        <w:t xml:space="preserve"> là thông tin </w:t>
      </w:r>
      <w:r w:rsidR="00B93A21">
        <w:rPr>
          <w:noProof/>
          <w:sz w:val="28"/>
          <w:lang w:val="vi-VN"/>
        </w:rPr>
        <w:t>Khách hàng</w:t>
      </w:r>
      <w:r w:rsidR="002F67A2" w:rsidRPr="00B964B3">
        <w:rPr>
          <w:noProof/>
          <w:sz w:val="28"/>
          <w:lang w:val="vi-VN"/>
          <w:rPrChange w:id="79" w:author="Nguyen Van Hoa" w:date="2026-01-06T09:45:00Z" w16du:dateUtc="2026-01-06T02:45:00Z">
            <w:rPr>
              <w:noProof/>
              <w:sz w:val="28"/>
            </w:rPr>
          </w:rPrChange>
        </w:rPr>
        <w:t xml:space="preserve"> đồng ý cho phép Bên A chia sẻ cho Bên </w:t>
      </w:r>
      <w:r w:rsidR="00890209" w:rsidRPr="00B964B3">
        <w:rPr>
          <w:noProof/>
          <w:sz w:val="28"/>
          <w:lang w:val="vi-VN"/>
          <w:rPrChange w:id="80" w:author="Nguyen Van Hoa" w:date="2026-01-06T09:45:00Z" w16du:dateUtc="2026-01-06T02:45:00Z">
            <w:rPr>
              <w:noProof/>
              <w:sz w:val="28"/>
            </w:rPr>
          </w:rPrChange>
        </w:rPr>
        <w:t>B</w:t>
      </w:r>
      <w:r w:rsidR="002F67A2" w:rsidRPr="00B964B3">
        <w:rPr>
          <w:noProof/>
          <w:sz w:val="28"/>
          <w:lang w:val="vi-VN"/>
          <w:rPrChange w:id="81" w:author="Nguyen Van Hoa" w:date="2026-01-06T09:45:00Z" w16du:dateUtc="2026-01-06T02:45:00Z">
            <w:rPr>
              <w:noProof/>
              <w:sz w:val="28"/>
            </w:rPr>
          </w:rPrChange>
        </w:rPr>
        <w:t xml:space="preserve"> qua Hệ thống định danh và xác thực điện tử</w:t>
      </w:r>
      <w:r w:rsidR="00A36A96" w:rsidRPr="00B964B3">
        <w:rPr>
          <w:noProof/>
          <w:sz w:val="28"/>
          <w:lang w:val="vi-VN"/>
          <w:rPrChange w:id="82" w:author="Nguyen Van Hoa" w:date="2026-01-06T09:45:00Z" w16du:dateUtc="2026-01-06T02:45:00Z">
            <w:rPr>
              <w:noProof/>
              <w:sz w:val="28"/>
            </w:rPr>
          </w:rPrChange>
        </w:rPr>
        <w:t>, Hệ thống xác thực điện tử</w:t>
      </w:r>
      <w:r w:rsidR="002F67A2" w:rsidRPr="00F247A5">
        <w:rPr>
          <w:noProof/>
          <w:sz w:val="28"/>
          <w:lang w:val="vi-VN"/>
        </w:rPr>
        <w:t xml:space="preserve">. </w:t>
      </w:r>
      <w:r w:rsidR="002F67A2" w:rsidRPr="00F078EE">
        <w:rPr>
          <w:noProof/>
          <w:sz w:val="28"/>
          <w:lang w:val="vi-VN"/>
        </w:rPr>
        <w:t xml:space="preserve">Thông tin Bên </w:t>
      </w:r>
      <w:r w:rsidR="0088759B" w:rsidRPr="00F078EE">
        <w:rPr>
          <w:noProof/>
          <w:sz w:val="28"/>
          <w:lang w:val="vi-VN"/>
        </w:rPr>
        <w:t>B</w:t>
      </w:r>
      <w:r w:rsidR="002F67A2" w:rsidRPr="00F078EE">
        <w:rPr>
          <w:noProof/>
          <w:sz w:val="28"/>
          <w:lang w:val="vi-VN"/>
        </w:rPr>
        <w:t xml:space="preserve"> cung cấp cho Bên A</w:t>
      </w:r>
      <w:r w:rsidR="0088759B" w:rsidRPr="00F078EE">
        <w:rPr>
          <w:noProof/>
          <w:sz w:val="28"/>
          <w:lang w:val="vi-VN"/>
        </w:rPr>
        <w:t xml:space="preserve"> </w:t>
      </w:r>
      <w:r w:rsidR="002F67A2" w:rsidRPr="00F078EE">
        <w:rPr>
          <w:noProof/>
          <w:sz w:val="28"/>
          <w:lang w:val="vi-VN"/>
        </w:rPr>
        <w:t>là các thông tin cập nhật đồng bộ về trạng thái giao dịch</w:t>
      </w:r>
      <w:r w:rsidR="00942877" w:rsidRPr="00F078EE">
        <w:rPr>
          <w:noProof/>
          <w:sz w:val="28"/>
          <w:lang w:val="vi-VN"/>
        </w:rPr>
        <w:t>, loại giao dịch</w:t>
      </w:r>
      <w:r w:rsidR="002F67A2" w:rsidRPr="00F078EE">
        <w:rPr>
          <w:noProof/>
          <w:sz w:val="28"/>
          <w:lang w:val="vi-VN"/>
        </w:rPr>
        <w:t xml:space="preserve"> và các thông tin </w:t>
      </w:r>
      <w:r w:rsidR="00B93A21" w:rsidRPr="00F078EE">
        <w:rPr>
          <w:noProof/>
          <w:sz w:val="28"/>
          <w:lang w:val="vi-VN"/>
        </w:rPr>
        <w:t>Khách hàng</w:t>
      </w:r>
      <w:r w:rsidR="002F67A2" w:rsidRPr="00F078EE">
        <w:rPr>
          <w:noProof/>
          <w:sz w:val="28"/>
          <w:lang w:val="vi-VN"/>
        </w:rPr>
        <w:t xml:space="preserve"> đồng ý chia sẻ với Hệ thống định danh và xác thực điện tử</w:t>
      </w:r>
      <w:r w:rsidR="002B51C6" w:rsidRPr="00F078EE">
        <w:rPr>
          <w:noProof/>
          <w:sz w:val="28"/>
          <w:lang w:val="vi-VN"/>
        </w:rPr>
        <w:t>, Hệ thống xác thực điện tử</w:t>
      </w:r>
      <w:r w:rsidR="002F67A2" w:rsidRPr="00F078EE">
        <w:rPr>
          <w:noProof/>
          <w:sz w:val="28"/>
          <w:lang w:val="vi-VN"/>
        </w:rPr>
        <w:t xml:space="preserve">. </w:t>
      </w:r>
      <w:r w:rsidRPr="00F078EE">
        <w:rPr>
          <w:sz w:val="28"/>
          <w:lang w:val="vi-VN"/>
        </w:rPr>
        <w:t xml:space="preserve">Các Bên có trách nhiệm bảo mật các thông tin này theo quy định của pháp luật và cam kết tuân thủ quy định pháp luật khi cung cấp/xử lý bất kỳ dữ liệu cá nhân nào trong quá trình thực hiện, bao gồm cả việc Bên cung cấp phải đảm bảo có được sự đồng ý/chấp thuận hợp pháp của chủ thể dữ liệu để xử lý các dữ liệu cá nhân. Trong trường hợp thông tin này bị tiết lộ cho bất kỳ </w:t>
      </w:r>
      <w:r w:rsidR="00C76F0C" w:rsidRPr="00F078EE">
        <w:rPr>
          <w:sz w:val="28"/>
          <w:lang w:val="vi-VN"/>
        </w:rPr>
        <w:t>Bên khác</w:t>
      </w:r>
      <w:r w:rsidRPr="00F078EE">
        <w:rPr>
          <w:sz w:val="28"/>
          <w:lang w:val="vi-VN"/>
        </w:rPr>
        <w:t xml:space="preserve"> nào mà chứng minh được không do lỗi cố ý của </w:t>
      </w:r>
      <w:r w:rsidR="00E50B23" w:rsidRPr="00F078EE">
        <w:rPr>
          <w:sz w:val="28"/>
          <w:lang w:val="vi-VN"/>
        </w:rPr>
        <w:t>Các Bên</w:t>
      </w:r>
      <w:r w:rsidRPr="00F078EE">
        <w:rPr>
          <w:sz w:val="28"/>
          <w:lang w:val="vi-VN"/>
        </w:rPr>
        <w:t xml:space="preserve"> cung cấp thông tin trên, </w:t>
      </w:r>
      <w:r w:rsidR="00E50B23" w:rsidRPr="00F078EE">
        <w:rPr>
          <w:sz w:val="28"/>
          <w:lang w:val="vi-VN"/>
        </w:rPr>
        <w:t>Các Bên</w:t>
      </w:r>
      <w:r w:rsidRPr="00F078EE">
        <w:rPr>
          <w:sz w:val="28"/>
          <w:lang w:val="vi-VN"/>
        </w:rPr>
        <w:t xml:space="preserve"> được miễn trừ trách nhiệm trước mọi khiếu nại của chủ thể dữ liệu/thông tin và pháp luật.</w:t>
      </w:r>
    </w:p>
    <w:p w14:paraId="28DE64EB" w14:textId="10DB200C" w:rsidR="006D18A0" w:rsidRPr="00F247A5" w:rsidRDefault="006D18A0" w:rsidP="00E74161">
      <w:pPr>
        <w:pStyle w:val="Than"/>
        <w:spacing w:before="0"/>
        <w:ind w:firstLine="720"/>
        <w:rPr>
          <w:b/>
          <w:color w:val="auto"/>
          <w:sz w:val="28"/>
          <w:lang w:val="fr-FR"/>
        </w:rPr>
      </w:pPr>
      <w:proofErr w:type="spellStart"/>
      <w:r w:rsidRPr="00F247A5">
        <w:rPr>
          <w:b/>
          <w:color w:val="auto"/>
          <w:sz w:val="28"/>
          <w:lang w:val="fr-FR"/>
        </w:rPr>
        <w:t>Điều</w:t>
      </w:r>
      <w:proofErr w:type="spellEnd"/>
      <w:r w:rsidRPr="00F247A5">
        <w:rPr>
          <w:b/>
          <w:color w:val="auto"/>
          <w:sz w:val="28"/>
          <w:lang w:val="fr-FR"/>
        </w:rPr>
        <w:t xml:space="preserve"> 1</w:t>
      </w:r>
      <w:r w:rsidR="00886DEA" w:rsidRPr="00F247A5">
        <w:rPr>
          <w:b/>
          <w:color w:val="auto"/>
          <w:sz w:val="28"/>
          <w:lang w:val="fr-FR"/>
        </w:rPr>
        <w:t>2</w:t>
      </w:r>
      <w:r w:rsidRPr="00F247A5">
        <w:rPr>
          <w:b/>
          <w:color w:val="auto"/>
          <w:sz w:val="28"/>
          <w:lang w:val="fr-FR"/>
        </w:rPr>
        <w:t xml:space="preserve">. </w:t>
      </w:r>
      <w:proofErr w:type="spellStart"/>
      <w:r w:rsidRPr="00F247A5">
        <w:rPr>
          <w:b/>
          <w:color w:val="auto"/>
          <w:sz w:val="28"/>
          <w:lang w:val="fr-FR"/>
        </w:rPr>
        <w:t>Luật</w:t>
      </w:r>
      <w:proofErr w:type="spellEnd"/>
      <w:r w:rsidRPr="00F247A5">
        <w:rPr>
          <w:b/>
          <w:color w:val="auto"/>
          <w:sz w:val="28"/>
          <w:lang w:val="fr-FR"/>
        </w:rPr>
        <w:t xml:space="preserve"> </w:t>
      </w:r>
      <w:proofErr w:type="spellStart"/>
      <w:r w:rsidRPr="00F247A5">
        <w:rPr>
          <w:b/>
          <w:color w:val="auto"/>
          <w:sz w:val="28"/>
          <w:lang w:val="fr-FR"/>
        </w:rPr>
        <w:t>điều</w:t>
      </w:r>
      <w:proofErr w:type="spellEnd"/>
      <w:r w:rsidRPr="00F247A5">
        <w:rPr>
          <w:b/>
          <w:color w:val="auto"/>
          <w:sz w:val="28"/>
          <w:lang w:val="fr-FR"/>
        </w:rPr>
        <w:t xml:space="preserve"> </w:t>
      </w:r>
      <w:proofErr w:type="spellStart"/>
      <w:r w:rsidRPr="00F247A5">
        <w:rPr>
          <w:b/>
          <w:color w:val="auto"/>
          <w:sz w:val="28"/>
          <w:lang w:val="fr-FR"/>
        </w:rPr>
        <w:t>chỉnh</w:t>
      </w:r>
      <w:proofErr w:type="spellEnd"/>
      <w:r w:rsidRPr="00F247A5">
        <w:rPr>
          <w:b/>
          <w:color w:val="auto"/>
          <w:sz w:val="28"/>
          <w:lang w:val="fr-FR"/>
        </w:rPr>
        <w:t xml:space="preserve"> </w:t>
      </w:r>
      <w:proofErr w:type="spellStart"/>
      <w:r w:rsidRPr="00F247A5">
        <w:rPr>
          <w:b/>
          <w:color w:val="auto"/>
          <w:sz w:val="28"/>
          <w:lang w:val="fr-FR"/>
        </w:rPr>
        <w:t>và</w:t>
      </w:r>
      <w:proofErr w:type="spellEnd"/>
      <w:r w:rsidRPr="00F247A5">
        <w:rPr>
          <w:b/>
          <w:color w:val="auto"/>
          <w:sz w:val="28"/>
          <w:lang w:val="fr-FR"/>
        </w:rPr>
        <w:t xml:space="preserve"> </w:t>
      </w:r>
      <w:proofErr w:type="spellStart"/>
      <w:r w:rsidRPr="00F247A5">
        <w:rPr>
          <w:b/>
          <w:color w:val="auto"/>
          <w:sz w:val="28"/>
          <w:lang w:val="fr-FR"/>
        </w:rPr>
        <w:t>giải</w:t>
      </w:r>
      <w:proofErr w:type="spellEnd"/>
      <w:r w:rsidRPr="00F247A5">
        <w:rPr>
          <w:b/>
          <w:color w:val="auto"/>
          <w:sz w:val="28"/>
          <w:lang w:val="fr-FR"/>
        </w:rPr>
        <w:t xml:space="preserve"> </w:t>
      </w:r>
      <w:proofErr w:type="spellStart"/>
      <w:r w:rsidRPr="00F247A5">
        <w:rPr>
          <w:b/>
          <w:color w:val="auto"/>
          <w:sz w:val="28"/>
          <w:lang w:val="fr-FR"/>
        </w:rPr>
        <w:t>quyết</w:t>
      </w:r>
      <w:proofErr w:type="spellEnd"/>
      <w:r w:rsidRPr="00F247A5">
        <w:rPr>
          <w:b/>
          <w:color w:val="auto"/>
          <w:sz w:val="28"/>
          <w:lang w:val="fr-FR"/>
        </w:rPr>
        <w:t xml:space="preserve"> </w:t>
      </w:r>
      <w:proofErr w:type="spellStart"/>
      <w:r w:rsidRPr="00F247A5">
        <w:rPr>
          <w:b/>
          <w:color w:val="auto"/>
          <w:sz w:val="28"/>
          <w:lang w:val="fr-FR"/>
        </w:rPr>
        <w:t>tranh</w:t>
      </w:r>
      <w:proofErr w:type="spellEnd"/>
      <w:r w:rsidRPr="00F247A5">
        <w:rPr>
          <w:b/>
          <w:color w:val="auto"/>
          <w:sz w:val="28"/>
          <w:lang w:val="fr-FR"/>
        </w:rPr>
        <w:t xml:space="preserve"> </w:t>
      </w:r>
      <w:proofErr w:type="spellStart"/>
      <w:r w:rsidRPr="00F247A5">
        <w:rPr>
          <w:b/>
          <w:color w:val="auto"/>
          <w:sz w:val="28"/>
          <w:lang w:val="fr-FR"/>
        </w:rPr>
        <w:t>chấp</w:t>
      </w:r>
      <w:proofErr w:type="spellEnd"/>
    </w:p>
    <w:p w14:paraId="76D24656" w14:textId="6A126D03"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1. </w:t>
      </w:r>
      <w:proofErr w:type="spellStart"/>
      <w:r w:rsidRPr="00F247A5">
        <w:rPr>
          <w:rFonts w:eastAsia="Calibri"/>
          <w:color w:val="auto"/>
          <w:sz w:val="28"/>
          <w:lang w:val="fr-FR"/>
        </w:rPr>
        <w:t>Việc</w:t>
      </w:r>
      <w:proofErr w:type="spellEnd"/>
      <w:r w:rsidRPr="00F247A5">
        <w:rPr>
          <w:rFonts w:eastAsia="Calibri"/>
          <w:color w:val="auto"/>
          <w:sz w:val="28"/>
          <w:lang w:val="fr-FR"/>
        </w:rPr>
        <w:t xml:space="preserve"> </w:t>
      </w:r>
      <w:proofErr w:type="spellStart"/>
      <w:r w:rsidRPr="00F247A5">
        <w:rPr>
          <w:rFonts w:eastAsia="Calibri"/>
          <w:color w:val="auto"/>
          <w:sz w:val="28"/>
          <w:lang w:val="fr-FR"/>
        </w:rPr>
        <w:t>ký</w:t>
      </w:r>
      <w:proofErr w:type="spellEnd"/>
      <w:r w:rsidRPr="00F247A5">
        <w:rPr>
          <w:rFonts w:eastAsia="Calibri"/>
          <w:color w:val="auto"/>
          <w:sz w:val="28"/>
          <w:lang w:val="fr-FR"/>
        </w:rPr>
        <w:t xml:space="preserve"> </w:t>
      </w:r>
      <w:proofErr w:type="spellStart"/>
      <w:r w:rsidRPr="00F247A5">
        <w:rPr>
          <w:rFonts w:eastAsia="Calibri"/>
          <w:color w:val="auto"/>
          <w:sz w:val="28"/>
          <w:lang w:val="fr-FR"/>
        </w:rPr>
        <w:t>kết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giữa</w:t>
      </w:r>
      <w:proofErr w:type="spellEnd"/>
      <w:r w:rsidRPr="00F247A5">
        <w:rPr>
          <w:rFonts w:eastAsia="Calibri"/>
          <w:color w:val="auto"/>
          <w:sz w:val="28"/>
          <w:lang w:val="fr-FR"/>
        </w:rPr>
        <w:t xml:space="preserve"> </w:t>
      </w:r>
      <w:r w:rsidR="00E50B23" w:rsidRPr="00F247A5">
        <w:rPr>
          <w:rFonts w:eastAsia="Calibri"/>
          <w:color w:val="auto"/>
          <w:sz w:val="28"/>
          <w:lang w:val="fr-FR"/>
        </w:rPr>
        <w:t xml:space="preserve">Các </w:t>
      </w:r>
      <w:proofErr w:type="spellStart"/>
      <w:r w:rsidR="00E50B23" w:rsidRPr="00F247A5">
        <w:rPr>
          <w:rFonts w:eastAsia="Calibri"/>
          <w:color w:val="auto"/>
          <w:sz w:val="28"/>
          <w:lang w:val="fr-FR"/>
        </w:rPr>
        <w:t>Bên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theo</w:t>
      </w:r>
      <w:proofErr w:type="spellEnd"/>
      <w:r w:rsidRPr="00F247A5">
        <w:rPr>
          <w:rFonts w:eastAsia="Calibri"/>
          <w:color w:val="auto"/>
          <w:sz w:val="28"/>
          <w:lang w:val="fr-FR"/>
        </w:rPr>
        <w:t xml:space="preserve">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đồng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này</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được</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thích</w:t>
      </w:r>
      <w:proofErr w:type="spellEnd"/>
      <w:r w:rsidRPr="00F247A5">
        <w:rPr>
          <w:rFonts w:eastAsia="Calibri"/>
          <w:color w:val="auto"/>
          <w:sz w:val="28"/>
          <w:lang w:val="fr-FR"/>
        </w:rPr>
        <w:t xml:space="preserve"> </w:t>
      </w:r>
      <w:proofErr w:type="spellStart"/>
      <w:r w:rsidRPr="00F247A5">
        <w:rPr>
          <w:rFonts w:eastAsia="Calibri"/>
          <w:color w:val="auto"/>
          <w:sz w:val="28"/>
          <w:lang w:val="fr-FR"/>
        </w:rPr>
        <w:t>và</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điều</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chỉnh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theo</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pháp</w:t>
      </w:r>
      <w:proofErr w:type="spellEnd"/>
      <w:r w:rsidRPr="00F247A5">
        <w:rPr>
          <w:rFonts w:eastAsia="Calibri"/>
          <w:color w:val="auto"/>
          <w:sz w:val="28"/>
          <w:lang w:val="fr-FR"/>
        </w:rPr>
        <w:t xml:space="preserve"> </w:t>
      </w:r>
      <w:proofErr w:type="spellStart"/>
      <w:r w:rsidRPr="00F247A5">
        <w:rPr>
          <w:rFonts w:eastAsia="Calibri"/>
          <w:color w:val="auto"/>
          <w:sz w:val="28"/>
          <w:lang w:val="fr-FR"/>
        </w:rPr>
        <w:t>luật</w:t>
      </w:r>
      <w:proofErr w:type="spellEnd"/>
      <w:r w:rsidRPr="00F247A5">
        <w:rPr>
          <w:rFonts w:eastAsia="Calibri"/>
          <w:color w:val="auto"/>
          <w:sz w:val="28"/>
          <w:lang w:val="fr-FR"/>
        </w:rPr>
        <w:t xml:space="preserve"> </w:t>
      </w:r>
      <w:proofErr w:type="spellStart"/>
      <w:r w:rsidR="00886DEA" w:rsidRPr="00F247A5">
        <w:rPr>
          <w:rFonts w:eastAsia="Calibri"/>
          <w:color w:val="auto"/>
          <w:sz w:val="28"/>
          <w:lang w:val="fr-FR"/>
        </w:rPr>
        <w:t>nước</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Cộng</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hoà</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xã</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hội</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chủ</w:t>
      </w:r>
      <w:proofErr w:type="spellEnd"/>
      <w:r w:rsidR="00886DEA" w:rsidRPr="00F247A5">
        <w:rPr>
          <w:rFonts w:eastAsia="Calibri"/>
          <w:color w:val="auto"/>
          <w:sz w:val="28"/>
          <w:lang w:val="fr-FR"/>
        </w:rPr>
        <w:t xml:space="preserve"> </w:t>
      </w:r>
      <w:proofErr w:type="spellStart"/>
      <w:r w:rsidR="00886DEA" w:rsidRPr="00F247A5">
        <w:rPr>
          <w:rFonts w:eastAsia="Calibri"/>
          <w:color w:val="auto"/>
          <w:sz w:val="28"/>
          <w:lang w:val="fr-FR"/>
        </w:rPr>
        <w:t>nghĩa</w:t>
      </w:r>
      <w:proofErr w:type="spellEnd"/>
      <w:r w:rsidR="00886DEA" w:rsidRPr="00F247A5">
        <w:rPr>
          <w:rFonts w:eastAsia="Calibri"/>
          <w:color w:val="auto"/>
          <w:sz w:val="28"/>
          <w:lang w:val="fr-FR"/>
        </w:rPr>
        <w:t xml:space="preserve"> </w:t>
      </w:r>
      <w:r w:rsidRPr="00F247A5">
        <w:rPr>
          <w:rFonts w:eastAsia="Calibri"/>
          <w:color w:val="auto"/>
          <w:sz w:val="28"/>
          <w:lang w:val="fr-FR"/>
        </w:rPr>
        <w:t xml:space="preserve">Việt Nam. Các </w:t>
      </w:r>
      <w:proofErr w:type="spellStart"/>
      <w:r w:rsidRPr="00F247A5">
        <w:rPr>
          <w:rFonts w:eastAsia="Calibri"/>
          <w:color w:val="auto"/>
          <w:sz w:val="28"/>
          <w:lang w:val="fr-FR"/>
        </w:rPr>
        <w:t>quyền</w:t>
      </w:r>
      <w:proofErr w:type="spellEnd"/>
      <w:r w:rsidRPr="00F247A5">
        <w:rPr>
          <w:rFonts w:eastAsia="Calibri"/>
          <w:color w:val="auto"/>
          <w:sz w:val="28"/>
          <w:lang w:val="fr-FR"/>
        </w:rPr>
        <w:t xml:space="preserve">, </w:t>
      </w:r>
      <w:proofErr w:type="spellStart"/>
      <w:r w:rsidRPr="00F247A5">
        <w:rPr>
          <w:rFonts w:eastAsia="Calibri"/>
          <w:color w:val="auto"/>
          <w:sz w:val="28"/>
          <w:lang w:val="fr-FR"/>
        </w:rPr>
        <w:t>nghĩa</w:t>
      </w:r>
      <w:proofErr w:type="spellEnd"/>
      <w:r w:rsidRPr="00F247A5">
        <w:rPr>
          <w:rFonts w:eastAsia="Calibri"/>
          <w:color w:val="auto"/>
          <w:sz w:val="28"/>
          <w:lang w:val="fr-FR"/>
        </w:rPr>
        <w:t xml:space="preserve"> </w:t>
      </w:r>
      <w:proofErr w:type="spellStart"/>
      <w:r w:rsidRPr="00F247A5">
        <w:rPr>
          <w:rFonts w:eastAsia="Calibri"/>
          <w:color w:val="auto"/>
          <w:sz w:val="28"/>
          <w:lang w:val="fr-FR"/>
        </w:rPr>
        <w:t>vụ</w:t>
      </w:r>
      <w:proofErr w:type="spellEnd"/>
      <w:r w:rsidRPr="00F247A5">
        <w:rPr>
          <w:rFonts w:eastAsia="Calibri"/>
          <w:color w:val="auto"/>
          <w:sz w:val="28"/>
          <w:lang w:val="fr-FR"/>
        </w:rPr>
        <w:t xml:space="preserve"> </w:t>
      </w:r>
      <w:proofErr w:type="spellStart"/>
      <w:r w:rsidRPr="00F247A5">
        <w:rPr>
          <w:rFonts w:eastAsia="Calibri"/>
          <w:color w:val="auto"/>
          <w:sz w:val="28"/>
          <w:lang w:val="fr-FR"/>
        </w:rPr>
        <w:t>của</w:t>
      </w:r>
      <w:proofErr w:type="spellEnd"/>
      <w:r w:rsidRPr="00F247A5">
        <w:rPr>
          <w:rFonts w:eastAsia="Calibri"/>
          <w:color w:val="auto"/>
          <w:sz w:val="28"/>
          <w:lang w:val="fr-FR"/>
        </w:rPr>
        <w:t xml:space="preserve"> </w:t>
      </w:r>
      <w:r w:rsidR="00886DEA" w:rsidRPr="00F247A5">
        <w:rPr>
          <w:rFonts w:eastAsia="Calibri"/>
          <w:color w:val="auto"/>
          <w:sz w:val="28"/>
          <w:lang w:val="fr-FR"/>
        </w:rPr>
        <w:t>C</w:t>
      </w:r>
      <w:r w:rsidRPr="00F247A5">
        <w:rPr>
          <w:rFonts w:eastAsia="Calibri"/>
          <w:color w:val="auto"/>
          <w:sz w:val="28"/>
          <w:lang w:val="fr-FR"/>
        </w:rPr>
        <w:t xml:space="preserve">ác </w:t>
      </w:r>
      <w:proofErr w:type="spellStart"/>
      <w:r w:rsidR="00886DEA" w:rsidRPr="00F247A5">
        <w:rPr>
          <w:rFonts w:eastAsia="Calibri"/>
          <w:color w:val="auto"/>
          <w:sz w:val="28"/>
          <w:lang w:val="fr-FR"/>
        </w:rPr>
        <w:t>B</w:t>
      </w:r>
      <w:r w:rsidRPr="00F247A5">
        <w:rPr>
          <w:rFonts w:eastAsia="Calibri"/>
          <w:color w:val="auto"/>
          <w:sz w:val="28"/>
          <w:lang w:val="fr-FR"/>
        </w:rPr>
        <w:t>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và</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các</w:t>
      </w:r>
      <w:proofErr w:type="spellEnd"/>
      <w:r w:rsidRPr="00F247A5">
        <w:rPr>
          <w:rFonts w:eastAsia="Calibri"/>
          <w:color w:val="auto"/>
          <w:sz w:val="28"/>
          <w:lang w:val="fr-FR"/>
        </w:rPr>
        <w:t xml:space="preserve"> </w:t>
      </w:r>
      <w:proofErr w:type="spellStart"/>
      <w:r w:rsidRPr="00F247A5">
        <w:rPr>
          <w:rFonts w:eastAsia="Calibri"/>
          <w:color w:val="auto"/>
          <w:sz w:val="28"/>
          <w:lang w:val="fr-FR"/>
        </w:rPr>
        <w:t>nội</w:t>
      </w:r>
      <w:proofErr w:type="spellEnd"/>
      <w:r w:rsidRPr="00F247A5">
        <w:rPr>
          <w:rFonts w:eastAsia="Calibri"/>
          <w:color w:val="auto"/>
          <w:sz w:val="28"/>
          <w:lang w:val="fr-FR"/>
        </w:rPr>
        <w:t xml:space="preserve"> </w:t>
      </w:r>
      <w:proofErr w:type="spellStart"/>
      <w:r w:rsidRPr="00F247A5">
        <w:rPr>
          <w:rFonts w:eastAsia="Calibri"/>
          <w:color w:val="auto"/>
          <w:sz w:val="28"/>
          <w:lang w:val="fr-FR"/>
        </w:rPr>
        <w:t>dung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khác</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chưa</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được</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định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tại</w:t>
      </w:r>
      <w:proofErr w:type="spellEnd"/>
      <w:r w:rsidRPr="00F247A5">
        <w:rPr>
          <w:rFonts w:eastAsia="Calibri"/>
          <w:color w:val="auto"/>
          <w:sz w:val="28"/>
          <w:lang w:val="fr-FR"/>
        </w:rPr>
        <w:t xml:space="preserve">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đồng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này</w:t>
      </w:r>
      <w:proofErr w:type="spellEnd"/>
      <w:r w:rsidRPr="00F247A5">
        <w:rPr>
          <w:rFonts w:eastAsia="Calibri"/>
          <w:color w:val="auto"/>
          <w:sz w:val="28"/>
          <w:lang w:val="fr-FR"/>
        </w:rPr>
        <w:t xml:space="preserve"> </w:t>
      </w:r>
      <w:proofErr w:type="spellStart"/>
      <w:r w:rsidRPr="00F247A5">
        <w:rPr>
          <w:rFonts w:eastAsia="Calibri"/>
          <w:color w:val="auto"/>
          <w:sz w:val="28"/>
          <w:lang w:val="fr-FR"/>
        </w:rPr>
        <w:t>sẽ</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được</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điều</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chỉnh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theo</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các</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định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pháp</w:t>
      </w:r>
      <w:proofErr w:type="spellEnd"/>
      <w:r w:rsidRPr="00F247A5">
        <w:rPr>
          <w:rFonts w:eastAsia="Calibri"/>
          <w:color w:val="auto"/>
          <w:sz w:val="28"/>
          <w:lang w:val="fr-FR"/>
        </w:rPr>
        <w:t xml:space="preserve"> </w:t>
      </w:r>
      <w:proofErr w:type="spellStart"/>
      <w:r w:rsidRPr="00F247A5">
        <w:rPr>
          <w:rFonts w:eastAsia="Calibri"/>
          <w:color w:val="auto"/>
          <w:sz w:val="28"/>
          <w:lang w:val="fr-FR"/>
        </w:rPr>
        <w:t>luật</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có</w:t>
      </w:r>
      <w:proofErr w:type="spellEnd"/>
      <w:r w:rsidRPr="00F247A5">
        <w:rPr>
          <w:rFonts w:eastAsia="Calibri"/>
          <w:color w:val="auto"/>
          <w:sz w:val="28"/>
          <w:lang w:val="fr-FR"/>
        </w:rPr>
        <w:t xml:space="preserve"> </w:t>
      </w:r>
      <w:proofErr w:type="spellStart"/>
      <w:r w:rsidRPr="00F247A5">
        <w:rPr>
          <w:rFonts w:eastAsia="Calibri"/>
          <w:color w:val="auto"/>
          <w:sz w:val="28"/>
          <w:lang w:val="fr-FR"/>
        </w:rPr>
        <w:t>liên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quan</w:t>
      </w:r>
      <w:proofErr w:type="spellEnd"/>
      <w:r w:rsidRPr="00F247A5">
        <w:rPr>
          <w:rFonts w:eastAsia="Calibri"/>
          <w:color w:val="auto"/>
          <w:sz w:val="28"/>
          <w:lang w:val="fr-FR"/>
        </w:rPr>
        <w:t>.</w:t>
      </w:r>
    </w:p>
    <w:p w14:paraId="7BE14F91" w14:textId="5FECEC85"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2. </w:t>
      </w:r>
      <w:proofErr w:type="spellStart"/>
      <w:r w:rsidRPr="00F247A5">
        <w:rPr>
          <w:rFonts w:eastAsia="Calibri"/>
          <w:color w:val="auto"/>
          <w:sz w:val="28"/>
          <w:lang w:val="fr-FR"/>
        </w:rPr>
        <w:t>Mọi</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tranh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chấp</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phát</w:t>
      </w:r>
      <w:proofErr w:type="spellEnd"/>
      <w:r w:rsidRPr="00F247A5">
        <w:rPr>
          <w:rFonts w:eastAsia="Calibri"/>
          <w:color w:val="auto"/>
          <w:sz w:val="28"/>
          <w:lang w:val="fr-FR"/>
        </w:rPr>
        <w:t xml:space="preserve"> </w:t>
      </w:r>
      <w:proofErr w:type="spellStart"/>
      <w:r w:rsidRPr="00F247A5">
        <w:rPr>
          <w:rFonts w:eastAsia="Calibri"/>
          <w:color w:val="auto"/>
          <w:sz w:val="28"/>
          <w:lang w:val="fr-FR"/>
        </w:rPr>
        <w:t>sinh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từ</w:t>
      </w:r>
      <w:proofErr w:type="spellEnd"/>
      <w:r w:rsidRPr="00F247A5">
        <w:rPr>
          <w:rFonts w:eastAsia="Calibri"/>
          <w:color w:val="auto"/>
          <w:sz w:val="28"/>
          <w:lang w:val="fr-FR"/>
        </w:rPr>
        <w:t xml:space="preserve"> </w:t>
      </w:r>
      <w:proofErr w:type="spellStart"/>
      <w:r w:rsidRPr="00F247A5">
        <w:rPr>
          <w:rFonts w:eastAsia="Calibri"/>
          <w:color w:val="auto"/>
          <w:sz w:val="28"/>
          <w:lang w:val="fr-FR"/>
        </w:rPr>
        <w:t>hoặc</w:t>
      </w:r>
      <w:proofErr w:type="spellEnd"/>
      <w:r w:rsidRPr="00F247A5">
        <w:rPr>
          <w:rFonts w:eastAsia="Calibri"/>
          <w:color w:val="auto"/>
          <w:sz w:val="28"/>
          <w:lang w:val="fr-FR"/>
        </w:rPr>
        <w:t xml:space="preserve"> </w:t>
      </w:r>
      <w:proofErr w:type="spellStart"/>
      <w:r w:rsidRPr="00F247A5">
        <w:rPr>
          <w:rFonts w:eastAsia="Calibri"/>
          <w:color w:val="auto"/>
          <w:sz w:val="28"/>
          <w:lang w:val="fr-FR"/>
        </w:rPr>
        <w:t>liên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quan</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đến</w:t>
      </w:r>
      <w:proofErr w:type="spellEnd"/>
      <w:r w:rsidRPr="00F247A5">
        <w:rPr>
          <w:rFonts w:eastAsia="Calibri"/>
          <w:color w:val="auto"/>
          <w:sz w:val="28"/>
          <w:lang w:val="fr-FR"/>
        </w:rPr>
        <w:t xml:space="preserve">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đồng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này</w:t>
      </w:r>
      <w:proofErr w:type="spellEnd"/>
      <w:r w:rsidRPr="00F247A5">
        <w:rPr>
          <w:rFonts w:eastAsia="Calibri"/>
          <w:color w:val="auto"/>
          <w:sz w:val="28"/>
          <w:lang w:val="fr-FR"/>
        </w:rPr>
        <w:t xml:space="preserve"> </w:t>
      </w:r>
      <w:proofErr w:type="spellStart"/>
      <w:r w:rsidRPr="00F247A5">
        <w:rPr>
          <w:rFonts w:eastAsia="Calibri"/>
          <w:color w:val="auto"/>
          <w:sz w:val="28"/>
          <w:lang w:val="fr-FR"/>
        </w:rPr>
        <w:t>sẽ</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được</w:t>
      </w:r>
      <w:proofErr w:type="spellEnd"/>
      <w:r w:rsidRPr="00F247A5">
        <w:rPr>
          <w:rFonts w:eastAsia="Calibri"/>
          <w:color w:val="auto"/>
          <w:sz w:val="28"/>
          <w:lang w:val="fr-FR"/>
        </w:rPr>
        <w:t xml:space="preserve"> </w:t>
      </w:r>
      <w:r w:rsidR="00E50B23" w:rsidRPr="00F247A5">
        <w:rPr>
          <w:rFonts w:eastAsia="Calibri"/>
          <w:color w:val="auto"/>
          <w:sz w:val="28"/>
          <w:lang w:val="fr-FR"/>
        </w:rPr>
        <w:t xml:space="preserve">Các </w:t>
      </w:r>
      <w:proofErr w:type="spellStart"/>
      <w:r w:rsidR="00E50B23" w:rsidRPr="00F247A5">
        <w:rPr>
          <w:rFonts w:eastAsia="Calibri"/>
          <w:color w:val="auto"/>
          <w:sz w:val="28"/>
          <w:lang w:val="fr-FR"/>
        </w:rPr>
        <w:t>Bên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ưu</w:t>
      </w:r>
      <w:proofErr w:type="spellEnd"/>
      <w:r w:rsidRPr="00F247A5">
        <w:rPr>
          <w:rFonts w:eastAsia="Calibri"/>
          <w:color w:val="auto"/>
          <w:sz w:val="28"/>
          <w:lang w:val="fr-FR"/>
        </w:rPr>
        <w:t xml:space="preserve"> </w:t>
      </w:r>
      <w:proofErr w:type="spellStart"/>
      <w:r w:rsidRPr="00F247A5">
        <w:rPr>
          <w:rFonts w:eastAsia="Calibri"/>
          <w:color w:val="auto"/>
          <w:sz w:val="28"/>
          <w:lang w:val="fr-FR"/>
        </w:rPr>
        <w:t>tiên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bằng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thương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lượng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tinh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thần</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thiện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chí</w:t>
      </w:r>
      <w:proofErr w:type="spellEnd"/>
      <w:r w:rsidRPr="00F247A5">
        <w:rPr>
          <w:rFonts w:eastAsia="Calibri"/>
          <w:color w:val="auto"/>
          <w:sz w:val="28"/>
          <w:lang w:val="fr-FR"/>
        </w:rPr>
        <w:t xml:space="preserve">. Các </w:t>
      </w:r>
      <w:proofErr w:type="spellStart"/>
      <w:r w:rsidRPr="00F247A5">
        <w:rPr>
          <w:rFonts w:eastAsia="Calibri"/>
          <w:color w:val="auto"/>
          <w:sz w:val="28"/>
          <w:lang w:val="fr-FR"/>
        </w:rPr>
        <w:t>Bên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có</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trách</w:t>
      </w:r>
      <w:proofErr w:type="spellEnd"/>
      <w:r w:rsidRPr="00F247A5">
        <w:rPr>
          <w:rFonts w:eastAsia="Calibri"/>
          <w:color w:val="auto"/>
          <w:sz w:val="28"/>
          <w:lang w:val="fr-FR"/>
        </w:rPr>
        <w:t xml:space="preserve"> </w:t>
      </w:r>
      <w:proofErr w:type="spellStart"/>
      <w:r w:rsidRPr="00F247A5">
        <w:rPr>
          <w:rFonts w:eastAsia="Calibri"/>
          <w:color w:val="auto"/>
          <w:sz w:val="28"/>
          <w:lang w:val="fr-FR"/>
        </w:rPr>
        <w:t>nhiệm</w:t>
      </w:r>
      <w:proofErr w:type="spellEnd"/>
      <w:r w:rsidRPr="00F247A5">
        <w:rPr>
          <w:rFonts w:eastAsia="Calibri"/>
          <w:color w:val="auto"/>
          <w:sz w:val="28"/>
          <w:lang w:val="fr-FR"/>
        </w:rPr>
        <w:t xml:space="preserve"> </w:t>
      </w:r>
      <w:proofErr w:type="spellStart"/>
      <w:r w:rsidRPr="00F247A5">
        <w:rPr>
          <w:rFonts w:eastAsia="Calibri"/>
          <w:color w:val="auto"/>
          <w:sz w:val="28"/>
          <w:lang w:val="fr-FR"/>
        </w:rPr>
        <w:t>tiếp</w:t>
      </w:r>
      <w:proofErr w:type="spellEnd"/>
      <w:r w:rsidRPr="00F247A5">
        <w:rPr>
          <w:rFonts w:eastAsia="Calibri"/>
          <w:color w:val="auto"/>
          <w:sz w:val="28"/>
          <w:lang w:val="fr-FR"/>
        </w:rPr>
        <w:t xml:space="preserve"> </w:t>
      </w:r>
      <w:proofErr w:type="spellStart"/>
      <w:r w:rsidRPr="00F247A5">
        <w:rPr>
          <w:rFonts w:eastAsia="Calibri"/>
          <w:color w:val="auto"/>
          <w:sz w:val="28"/>
          <w:lang w:val="fr-FR"/>
        </w:rPr>
        <w:t>tục</w:t>
      </w:r>
      <w:proofErr w:type="spellEnd"/>
      <w:r w:rsidRPr="00F247A5">
        <w:rPr>
          <w:rFonts w:eastAsia="Calibri"/>
          <w:color w:val="auto"/>
          <w:sz w:val="28"/>
          <w:lang w:val="fr-FR"/>
        </w:rPr>
        <w:t xml:space="preserve"> thực </w:t>
      </w:r>
      <w:proofErr w:type="spellStart"/>
      <w:r w:rsidRPr="00F247A5">
        <w:rPr>
          <w:rFonts w:eastAsia="Calibri"/>
          <w:color w:val="auto"/>
          <w:sz w:val="28"/>
          <w:lang w:val="fr-FR"/>
        </w:rPr>
        <w:t>hiện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các</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quyền</w:t>
      </w:r>
      <w:proofErr w:type="spellEnd"/>
      <w:r w:rsidRPr="00F247A5">
        <w:rPr>
          <w:rFonts w:eastAsia="Calibri"/>
          <w:color w:val="auto"/>
          <w:sz w:val="28"/>
          <w:lang w:val="fr-FR"/>
        </w:rPr>
        <w:t xml:space="preserve"> </w:t>
      </w:r>
      <w:proofErr w:type="spellStart"/>
      <w:r w:rsidRPr="00F247A5">
        <w:rPr>
          <w:rFonts w:eastAsia="Calibri"/>
          <w:color w:val="auto"/>
          <w:sz w:val="28"/>
          <w:lang w:val="fr-FR"/>
        </w:rPr>
        <w:t>và</w:t>
      </w:r>
      <w:proofErr w:type="spellEnd"/>
      <w:r w:rsidRPr="00F247A5">
        <w:rPr>
          <w:rFonts w:eastAsia="Calibri"/>
          <w:color w:val="auto"/>
          <w:sz w:val="28"/>
          <w:lang w:val="fr-FR"/>
        </w:rPr>
        <w:t xml:space="preserve"> </w:t>
      </w:r>
      <w:proofErr w:type="spellStart"/>
      <w:r w:rsidRPr="00F247A5">
        <w:rPr>
          <w:rFonts w:eastAsia="Calibri"/>
          <w:color w:val="auto"/>
          <w:sz w:val="28"/>
          <w:lang w:val="fr-FR"/>
        </w:rPr>
        <w:t>nghĩa</w:t>
      </w:r>
      <w:proofErr w:type="spellEnd"/>
      <w:r w:rsidRPr="00F247A5">
        <w:rPr>
          <w:rFonts w:eastAsia="Calibri"/>
          <w:color w:val="auto"/>
          <w:sz w:val="28"/>
          <w:lang w:val="fr-FR"/>
        </w:rPr>
        <w:t xml:space="preserve"> </w:t>
      </w:r>
      <w:proofErr w:type="spellStart"/>
      <w:r w:rsidRPr="00F247A5">
        <w:rPr>
          <w:rFonts w:eastAsia="Calibri"/>
          <w:color w:val="auto"/>
          <w:sz w:val="28"/>
          <w:lang w:val="fr-FR"/>
        </w:rPr>
        <w:t>vụ</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định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không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có</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tranh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chấp</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trừ</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trường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r w:rsidR="00886DEA" w:rsidRPr="00F247A5">
        <w:rPr>
          <w:rFonts w:eastAsia="Calibri"/>
          <w:color w:val="auto"/>
          <w:sz w:val="28"/>
          <w:lang w:val="fr-FR"/>
        </w:rPr>
        <w:t>C</w:t>
      </w:r>
      <w:r w:rsidRPr="00F247A5">
        <w:rPr>
          <w:rFonts w:eastAsia="Calibri"/>
          <w:color w:val="auto"/>
          <w:sz w:val="28"/>
          <w:lang w:val="fr-FR"/>
        </w:rPr>
        <w:t xml:space="preserve">ác </w:t>
      </w:r>
      <w:proofErr w:type="spellStart"/>
      <w:r w:rsidR="00886DEA" w:rsidRPr="00F247A5">
        <w:rPr>
          <w:rFonts w:eastAsia="Calibri"/>
          <w:color w:val="auto"/>
          <w:sz w:val="28"/>
          <w:lang w:val="fr-FR"/>
        </w:rPr>
        <w:t>B</w:t>
      </w:r>
      <w:r w:rsidRPr="00F247A5">
        <w:rPr>
          <w:rFonts w:eastAsia="Calibri"/>
          <w:color w:val="auto"/>
          <w:sz w:val="28"/>
          <w:lang w:val="fr-FR"/>
        </w:rPr>
        <w:t>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có</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thoả</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thuận</w:t>
      </w:r>
      <w:proofErr w:type="spellEnd"/>
      <w:r w:rsidRPr="00F247A5">
        <w:rPr>
          <w:rFonts w:eastAsia="Calibri"/>
          <w:color w:val="auto"/>
          <w:sz w:val="28"/>
          <w:lang w:val="fr-FR"/>
        </w:rPr>
        <w:t xml:space="preserve"> </w:t>
      </w:r>
      <w:proofErr w:type="spellStart"/>
      <w:r w:rsidRPr="00F247A5">
        <w:rPr>
          <w:rFonts w:eastAsia="Calibri"/>
          <w:color w:val="auto"/>
          <w:sz w:val="28"/>
          <w:lang w:val="fr-FR"/>
        </w:rPr>
        <w:t>khác</w:t>
      </w:r>
      <w:proofErr w:type="spellEnd"/>
      <w:r w:rsidRPr="00F247A5">
        <w:rPr>
          <w:rFonts w:eastAsia="Calibri"/>
          <w:color w:val="auto"/>
          <w:sz w:val="28"/>
          <w:lang w:val="fr-FR"/>
        </w:rPr>
        <w:t>.</w:t>
      </w:r>
    </w:p>
    <w:p w14:paraId="0DB67779" w14:textId="0D48D07A"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3. Trường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r w:rsidR="00E50B23" w:rsidRPr="00F247A5">
        <w:rPr>
          <w:rFonts w:eastAsia="Calibri"/>
          <w:color w:val="auto"/>
          <w:sz w:val="28"/>
          <w:lang w:val="fr-FR"/>
        </w:rPr>
        <w:t xml:space="preserve">Các </w:t>
      </w:r>
      <w:proofErr w:type="spellStart"/>
      <w:r w:rsidR="00E50B23" w:rsidRPr="00F247A5">
        <w:rPr>
          <w:rFonts w:eastAsia="Calibri"/>
          <w:color w:val="auto"/>
          <w:sz w:val="28"/>
          <w:lang w:val="fr-FR"/>
        </w:rPr>
        <w:t>Bên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không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thể</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bằng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phương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thức</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thương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lượng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hòa</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mọi</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tranh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chấp</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phát</w:t>
      </w:r>
      <w:proofErr w:type="spellEnd"/>
      <w:r w:rsidRPr="00F247A5">
        <w:rPr>
          <w:rFonts w:eastAsia="Calibri"/>
          <w:color w:val="auto"/>
          <w:sz w:val="28"/>
          <w:lang w:val="fr-FR"/>
        </w:rPr>
        <w:t xml:space="preserve"> </w:t>
      </w:r>
      <w:proofErr w:type="spellStart"/>
      <w:r w:rsidRPr="00F247A5">
        <w:rPr>
          <w:rFonts w:eastAsia="Calibri"/>
          <w:color w:val="auto"/>
          <w:sz w:val="28"/>
          <w:lang w:val="fr-FR"/>
        </w:rPr>
        <w:t>sinh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từ</w:t>
      </w:r>
      <w:proofErr w:type="spellEnd"/>
      <w:r w:rsidRPr="00F247A5">
        <w:rPr>
          <w:rFonts w:eastAsia="Calibri"/>
          <w:color w:val="auto"/>
          <w:sz w:val="28"/>
          <w:lang w:val="fr-FR"/>
        </w:rPr>
        <w:t xml:space="preserve"> </w:t>
      </w:r>
      <w:proofErr w:type="spellStart"/>
      <w:r w:rsidRPr="00F247A5">
        <w:rPr>
          <w:rFonts w:eastAsia="Calibri"/>
          <w:color w:val="auto"/>
          <w:sz w:val="28"/>
          <w:lang w:val="fr-FR"/>
        </w:rPr>
        <w:t>hoặc</w:t>
      </w:r>
      <w:proofErr w:type="spellEnd"/>
      <w:r w:rsidRPr="00F247A5">
        <w:rPr>
          <w:rFonts w:eastAsia="Calibri"/>
          <w:color w:val="auto"/>
          <w:sz w:val="28"/>
          <w:lang w:val="fr-FR"/>
        </w:rPr>
        <w:t xml:space="preserve"> </w:t>
      </w:r>
      <w:proofErr w:type="spellStart"/>
      <w:r w:rsidRPr="00F247A5">
        <w:rPr>
          <w:rFonts w:eastAsia="Calibri"/>
          <w:color w:val="auto"/>
          <w:sz w:val="28"/>
          <w:lang w:val="fr-FR"/>
        </w:rPr>
        <w:t>liên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quan</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đến</w:t>
      </w:r>
      <w:proofErr w:type="spellEnd"/>
      <w:r w:rsidRPr="00F247A5">
        <w:rPr>
          <w:rFonts w:eastAsia="Calibri"/>
          <w:color w:val="auto"/>
          <w:sz w:val="28"/>
          <w:lang w:val="fr-FR"/>
        </w:rPr>
        <w:t xml:space="preserve"> </w:t>
      </w:r>
      <w:proofErr w:type="spellStart"/>
      <w:r w:rsidRPr="00F247A5">
        <w:rPr>
          <w:rFonts w:eastAsia="Calibri"/>
          <w:color w:val="auto"/>
          <w:sz w:val="28"/>
          <w:lang w:val="fr-FR"/>
        </w:rPr>
        <w:t>Hợp</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đồng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này</w:t>
      </w:r>
      <w:proofErr w:type="spellEnd"/>
      <w:r w:rsidRPr="00F247A5">
        <w:rPr>
          <w:rFonts w:eastAsia="Calibri"/>
          <w:color w:val="auto"/>
          <w:sz w:val="28"/>
          <w:lang w:val="fr-FR"/>
        </w:rPr>
        <w:t xml:space="preserve"> </w:t>
      </w:r>
      <w:proofErr w:type="spellStart"/>
      <w:r w:rsidRPr="00F247A5">
        <w:rPr>
          <w:rFonts w:eastAsia="Calibri"/>
          <w:color w:val="auto"/>
          <w:sz w:val="28"/>
          <w:lang w:val="fr-FR"/>
        </w:rPr>
        <w:t>sẽ</w:t>
      </w:r>
      <w:proofErr w:type="spellEnd"/>
      <w:r w:rsidRPr="00F247A5">
        <w:rPr>
          <w:rFonts w:eastAsia="Calibri"/>
          <w:color w:val="auto"/>
          <w:sz w:val="28"/>
          <w:lang w:val="fr-FR"/>
        </w:rPr>
        <w:t xml:space="preserve"> </w:t>
      </w:r>
      <w:proofErr w:type="spellStart"/>
      <w:r w:rsidRPr="00F247A5">
        <w:rPr>
          <w:rFonts w:eastAsia="Calibri"/>
          <w:color w:val="auto"/>
          <w:sz w:val="28"/>
          <w:lang w:val="fr-FR"/>
        </w:rPr>
        <w:t>được</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tại</w:t>
      </w:r>
      <w:proofErr w:type="spellEnd"/>
      <w:r w:rsidRPr="00F247A5">
        <w:rPr>
          <w:rFonts w:eastAsia="Calibri"/>
          <w:color w:val="auto"/>
          <w:sz w:val="28"/>
          <w:lang w:val="fr-FR"/>
        </w:rPr>
        <w:t xml:space="preserve"> </w:t>
      </w:r>
      <w:proofErr w:type="spellStart"/>
      <w:r w:rsidRPr="00F247A5">
        <w:rPr>
          <w:rFonts w:eastAsia="Calibri"/>
          <w:color w:val="auto"/>
          <w:sz w:val="28"/>
          <w:lang w:val="fr-FR"/>
        </w:rPr>
        <w:t>Tòa</w:t>
      </w:r>
      <w:proofErr w:type="spellEnd"/>
      <w:r w:rsidRPr="00F247A5">
        <w:rPr>
          <w:rFonts w:eastAsia="Calibri"/>
          <w:color w:val="auto"/>
          <w:sz w:val="28"/>
          <w:lang w:val="fr-FR"/>
        </w:rPr>
        <w:t xml:space="preserve"> </w:t>
      </w:r>
      <w:proofErr w:type="spellStart"/>
      <w:r w:rsidRPr="00F247A5">
        <w:rPr>
          <w:rFonts w:eastAsia="Calibri"/>
          <w:color w:val="auto"/>
          <w:sz w:val="28"/>
          <w:lang w:val="fr-FR"/>
        </w:rPr>
        <w:t>án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có</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thẩm</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quyền</w:t>
      </w:r>
      <w:proofErr w:type="spellEnd"/>
      <w:r w:rsidRPr="00F247A5">
        <w:rPr>
          <w:rFonts w:eastAsia="Calibri"/>
          <w:color w:val="auto"/>
          <w:sz w:val="28"/>
          <w:lang w:val="fr-FR"/>
        </w:rPr>
        <w:t xml:space="preserve">. Toàn </w:t>
      </w:r>
      <w:proofErr w:type="spellStart"/>
      <w:r w:rsidRPr="00F247A5">
        <w:rPr>
          <w:rFonts w:eastAsia="Calibri"/>
          <w:color w:val="auto"/>
          <w:sz w:val="28"/>
          <w:lang w:val="fr-FR"/>
        </w:rPr>
        <w:t>bộ</w:t>
      </w:r>
      <w:proofErr w:type="spellEnd"/>
      <w:r w:rsidRPr="00F247A5">
        <w:rPr>
          <w:rFonts w:eastAsia="Calibri"/>
          <w:color w:val="auto"/>
          <w:sz w:val="28"/>
          <w:lang w:val="fr-FR"/>
        </w:rPr>
        <w:t xml:space="preserve"> chi </w:t>
      </w:r>
      <w:proofErr w:type="spellStart"/>
      <w:r w:rsidRPr="00F247A5">
        <w:rPr>
          <w:rFonts w:eastAsia="Calibri"/>
          <w:color w:val="auto"/>
          <w:sz w:val="28"/>
          <w:lang w:val="fr-FR"/>
        </w:rPr>
        <w:t>phí</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phát</w:t>
      </w:r>
      <w:proofErr w:type="spellEnd"/>
      <w:r w:rsidRPr="00F247A5">
        <w:rPr>
          <w:rFonts w:eastAsia="Calibri"/>
          <w:color w:val="auto"/>
          <w:sz w:val="28"/>
          <w:lang w:val="fr-FR"/>
        </w:rPr>
        <w:t xml:space="preserve"> </w:t>
      </w:r>
      <w:proofErr w:type="spellStart"/>
      <w:r w:rsidRPr="00F247A5">
        <w:rPr>
          <w:rFonts w:eastAsia="Calibri"/>
          <w:color w:val="auto"/>
          <w:sz w:val="28"/>
          <w:lang w:val="fr-FR"/>
        </w:rPr>
        <w:t>sinh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trong</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quá</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trình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giải</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tranh</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chấp</w:t>
      </w:r>
      <w:proofErr w:type="spellEnd"/>
      <w:r w:rsidRPr="00F247A5">
        <w:rPr>
          <w:rFonts w:eastAsia="Calibri"/>
          <w:color w:val="auto"/>
          <w:sz w:val="28"/>
          <w:lang w:val="fr-FR"/>
        </w:rPr>
        <w:t xml:space="preserve"> </w:t>
      </w:r>
      <w:proofErr w:type="spellStart"/>
      <w:r w:rsidRPr="00F247A5">
        <w:rPr>
          <w:rFonts w:eastAsia="Calibri"/>
          <w:color w:val="auto"/>
          <w:sz w:val="28"/>
          <w:lang w:val="fr-FR"/>
        </w:rPr>
        <w:t>sẽ</w:t>
      </w:r>
      <w:proofErr w:type="spellEnd"/>
      <w:r w:rsidRPr="00F247A5">
        <w:rPr>
          <w:rFonts w:eastAsia="Calibri"/>
          <w:color w:val="auto"/>
          <w:sz w:val="28"/>
          <w:lang w:val="fr-FR"/>
        </w:rPr>
        <w:t xml:space="preserve"> do </w:t>
      </w:r>
      <w:proofErr w:type="spellStart"/>
      <w:r w:rsidRPr="00F247A5">
        <w:rPr>
          <w:rFonts w:eastAsia="Calibri"/>
          <w:color w:val="auto"/>
          <w:sz w:val="28"/>
          <w:lang w:val="fr-FR"/>
        </w:rPr>
        <w:t>bên</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thua</w:t>
      </w:r>
      <w:proofErr w:type="spellEnd"/>
      <w:r w:rsidRPr="00F247A5">
        <w:rPr>
          <w:rFonts w:eastAsia="Calibri"/>
          <w:color w:val="auto"/>
          <w:sz w:val="28"/>
          <w:lang w:val="fr-FR"/>
        </w:rPr>
        <w:t xml:space="preserve"> </w:t>
      </w:r>
      <w:proofErr w:type="spellStart"/>
      <w:r w:rsidRPr="00F247A5">
        <w:rPr>
          <w:rFonts w:eastAsia="Calibri"/>
          <w:color w:val="auto"/>
          <w:sz w:val="28"/>
          <w:lang w:val="fr-FR"/>
        </w:rPr>
        <w:t>kiện</w:t>
      </w:r>
      <w:proofErr w:type="spellEnd"/>
      <w:r w:rsidRPr="00F247A5">
        <w:rPr>
          <w:rFonts w:eastAsia="Calibri"/>
          <w:color w:val="auto"/>
          <w:sz w:val="28"/>
          <w:lang w:val="fr-FR"/>
        </w:rPr>
        <w:t xml:space="preserve"> </w:t>
      </w:r>
      <w:proofErr w:type="spellStart"/>
      <w:r w:rsidRPr="00F247A5">
        <w:rPr>
          <w:rFonts w:eastAsia="Calibri"/>
          <w:color w:val="auto"/>
          <w:sz w:val="28"/>
          <w:lang w:val="fr-FR"/>
        </w:rPr>
        <w:t>chịu</w:t>
      </w:r>
      <w:proofErr w:type="spellEnd"/>
      <w:r w:rsidRPr="00F247A5">
        <w:rPr>
          <w:rFonts w:eastAsia="Calibri"/>
          <w:color w:val="auto"/>
          <w:sz w:val="28"/>
          <w:lang w:val="fr-FR"/>
        </w:rPr>
        <w:t xml:space="preserve"> </w:t>
      </w:r>
      <w:proofErr w:type="spellStart"/>
      <w:r w:rsidRPr="00F247A5">
        <w:rPr>
          <w:rFonts w:eastAsia="Calibri"/>
          <w:color w:val="auto"/>
          <w:sz w:val="28"/>
          <w:lang w:val="fr-FR"/>
        </w:rPr>
        <w:t>theo</w:t>
      </w:r>
      <w:proofErr w:type="spellEnd"/>
      <w:r w:rsidRPr="00F247A5">
        <w:rPr>
          <w:rFonts w:eastAsia="Calibri"/>
          <w:color w:val="auto"/>
          <w:sz w:val="28"/>
          <w:lang w:val="fr-FR"/>
        </w:rPr>
        <w:t xml:space="preserve"> </w:t>
      </w:r>
      <w:proofErr w:type="spellStart"/>
      <w:r w:rsidRPr="00F247A5">
        <w:rPr>
          <w:rFonts w:eastAsia="Calibri"/>
          <w:color w:val="auto"/>
          <w:sz w:val="28"/>
          <w:lang w:val="fr-FR"/>
        </w:rPr>
        <w:t>phán</w:t>
      </w:r>
      <w:proofErr w:type="spellEnd"/>
      <w:r w:rsidRPr="00F247A5">
        <w:rPr>
          <w:rFonts w:eastAsia="Calibri"/>
          <w:color w:val="auto"/>
          <w:sz w:val="28"/>
          <w:lang w:val="fr-FR"/>
        </w:rPr>
        <w:t xml:space="preserve"> </w:t>
      </w:r>
      <w:proofErr w:type="spellStart"/>
      <w:r w:rsidRPr="00F247A5">
        <w:rPr>
          <w:rFonts w:eastAsia="Calibri"/>
          <w:color w:val="auto"/>
          <w:sz w:val="28"/>
          <w:lang w:val="fr-FR"/>
        </w:rPr>
        <w:t>quyết</w:t>
      </w:r>
      <w:proofErr w:type="spellEnd"/>
      <w:r w:rsidRPr="00F247A5">
        <w:rPr>
          <w:rFonts w:eastAsia="Calibri"/>
          <w:color w:val="auto"/>
          <w:sz w:val="28"/>
          <w:lang w:val="fr-FR"/>
        </w:rPr>
        <w:t xml:space="preserve"> </w:t>
      </w:r>
      <w:proofErr w:type="spellStart"/>
      <w:r w:rsidRPr="00F247A5">
        <w:rPr>
          <w:rFonts w:eastAsia="Calibri"/>
          <w:color w:val="auto"/>
          <w:sz w:val="28"/>
          <w:lang w:val="fr-FR"/>
        </w:rPr>
        <w:t>của</w:t>
      </w:r>
      <w:proofErr w:type="spellEnd"/>
      <w:r w:rsidRPr="00F247A5">
        <w:rPr>
          <w:rFonts w:eastAsia="Calibri"/>
          <w:color w:val="auto"/>
          <w:sz w:val="28"/>
          <w:lang w:val="fr-FR"/>
        </w:rPr>
        <w:t xml:space="preserve"> </w:t>
      </w:r>
      <w:proofErr w:type="spellStart"/>
      <w:r w:rsidRPr="00F247A5">
        <w:rPr>
          <w:rFonts w:eastAsia="Calibri"/>
          <w:color w:val="auto"/>
          <w:sz w:val="28"/>
          <w:lang w:val="fr-FR"/>
        </w:rPr>
        <w:t>Tòa</w:t>
      </w:r>
      <w:proofErr w:type="spellEnd"/>
      <w:r w:rsidRPr="00F247A5">
        <w:rPr>
          <w:rFonts w:eastAsia="Calibri"/>
          <w:color w:val="auto"/>
          <w:sz w:val="28"/>
          <w:lang w:val="fr-FR"/>
        </w:rPr>
        <w:t xml:space="preserve"> </w:t>
      </w:r>
      <w:proofErr w:type="spellStart"/>
      <w:r w:rsidRPr="00F247A5">
        <w:rPr>
          <w:rFonts w:eastAsia="Calibri"/>
          <w:color w:val="auto"/>
          <w:sz w:val="28"/>
          <w:lang w:val="fr-FR"/>
        </w:rPr>
        <w:t>án</w:t>
      </w:r>
      <w:proofErr w:type="spellEnd"/>
      <w:r w:rsidRPr="00F247A5">
        <w:rPr>
          <w:rFonts w:eastAsia="Calibri"/>
          <w:color w:val="auto"/>
          <w:sz w:val="28"/>
          <w:lang w:val="fr-FR"/>
        </w:rPr>
        <w:t>.</w:t>
      </w:r>
    </w:p>
    <w:p w14:paraId="21EB829F" w14:textId="2CDBD0FB" w:rsidR="000A70ED" w:rsidRPr="00F078EE" w:rsidRDefault="000A70ED" w:rsidP="00E74161">
      <w:pPr>
        <w:spacing w:after="0" w:line="240" w:lineRule="auto"/>
        <w:ind w:firstLine="720"/>
        <w:jc w:val="both"/>
        <w:rPr>
          <w:b/>
          <w:sz w:val="28"/>
          <w:lang w:val="fr-FR"/>
        </w:rPr>
      </w:pPr>
      <w:proofErr w:type="spellStart"/>
      <w:r w:rsidRPr="00F078EE">
        <w:rPr>
          <w:b/>
          <w:sz w:val="28"/>
          <w:lang w:val="fr-FR"/>
        </w:rPr>
        <w:t>Điều</w:t>
      </w:r>
      <w:proofErr w:type="spellEnd"/>
      <w:r w:rsidRPr="00F078EE">
        <w:rPr>
          <w:b/>
          <w:sz w:val="28"/>
          <w:lang w:val="fr-FR"/>
        </w:rPr>
        <w:t xml:space="preserve"> </w:t>
      </w:r>
      <w:r w:rsidR="00BF0ACB" w:rsidRPr="00F078EE">
        <w:rPr>
          <w:b/>
          <w:sz w:val="28"/>
          <w:lang w:val="fr-FR"/>
        </w:rPr>
        <w:t>1</w:t>
      </w:r>
      <w:r w:rsidR="00886DEA" w:rsidRPr="00F078EE">
        <w:rPr>
          <w:b/>
          <w:sz w:val="28"/>
          <w:lang w:val="fr-FR"/>
        </w:rPr>
        <w:t>3</w:t>
      </w:r>
      <w:r w:rsidRPr="00F078EE">
        <w:rPr>
          <w:b/>
          <w:sz w:val="28"/>
          <w:lang w:val="fr-FR"/>
        </w:rPr>
        <w:t xml:space="preserve">. Hiệu </w:t>
      </w:r>
      <w:proofErr w:type="spellStart"/>
      <w:r w:rsidRPr="00F078EE">
        <w:rPr>
          <w:b/>
          <w:sz w:val="28"/>
          <w:lang w:val="fr-FR"/>
        </w:rPr>
        <w:t>lực</w:t>
      </w:r>
      <w:proofErr w:type="spellEnd"/>
      <w:r w:rsidRPr="00F078EE">
        <w:rPr>
          <w:b/>
          <w:sz w:val="28"/>
          <w:lang w:val="fr-FR"/>
        </w:rPr>
        <w:t xml:space="preserve"> </w:t>
      </w:r>
      <w:proofErr w:type="spellStart"/>
      <w:r w:rsidRPr="00F078EE">
        <w:rPr>
          <w:b/>
          <w:sz w:val="28"/>
          <w:lang w:val="fr-FR"/>
        </w:rPr>
        <w:t>của</w:t>
      </w:r>
      <w:proofErr w:type="spellEnd"/>
      <w:r w:rsidRPr="00F078EE">
        <w:rPr>
          <w:b/>
          <w:sz w:val="28"/>
          <w:lang w:val="fr-FR"/>
        </w:rPr>
        <w:t xml:space="preserve"> </w:t>
      </w:r>
      <w:proofErr w:type="spellStart"/>
      <w:r w:rsidRPr="00F078EE">
        <w:rPr>
          <w:b/>
          <w:sz w:val="28"/>
          <w:lang w:val="fr-FR"/>
        </w:rPr>
        <w:t>Hợp</w:t>
      </w:r>
      <w:proofErr w:type="spellEnd"/>
      <w:r w:rsidRPr="00F078EE">
        <w:rPr>
          <w:b/>
          <w:sz w:val="28"/>
          <w:lang w:val="fr-FR"/>
        </w:rPr>
        <w:t xml:space="preserve"> </w:t>
      </w:r>
      <w:proofErr w:type="spellStart"/>
      <w:r w:rsidRPr="00F078EE">
        <w:rPr>
          <w:b/>
          <w:sz w:val="28"/>
          <w:lang w:val="fr-FR"/>
        </w:rPr>
        <w:t>đồng</w:t>
      </w:r>
      <w:proofErr w:type="spellEnd"/>
    </w:p>
    <w:p w14:paraId="71369E7A" w14:textId="540530A6" w:rsidR="00942877" w:rsidRPr="00F247A5" w:rsidRDefault="00942877" w:rsidP="00E74161">
      <w:pPr>
        <w:spacing w:after="0" w:line="240" w:lineRule="auto"/>
        <w:ind w:firstLine="720"/>
        <w:jc w:val="both"/>
        <w:rPr>
          <w:noProof/>
          <w:sz w:val="28"/>
          <w:lang w:val="vi-VN"/>
        </w:rPr>
      </w:pPr>
      <w:r w:rsidRPr="00F078EE">
        <w:rPr>
          <w:noProof/>
          <w:sz w:val="28"/>
          <w:lang w:val="fr-FR"/>
        </w:rPr>
        <w:t xml:space="preserve">1. </w:t>
      </w:r>
      <w:r w:rsidRPr="00F247A5">
        <w:rPr>
          <w:noProof/>
          <w:sz w:val="28"/>
          <w:lang w:val="vi-VN"/>
        </w:rPr>
        <w:t xml:space="preserve">Hợp đồng có hiệu lực kể từ </w:t>
      </w:r>
      <w:r w:rsidR="00F57925" w:rsidRPr="00F078EE">
        <w:rPr>
          <w:noProof/>
          <w:sz w:val="28"/>
          <w:lang w:val="fr-FR"/>
        </w:rPr>
        <w:t>N</w:t>
      </w:r>
      <w:r w:rsidRPr="00F247A5">
        <w:rPr>
          <w:noProof/>
          <w:sz w:val="28"/>
          <w:lang w:val="vi-VN"/>
        </w:rPr>
        <w:t>gày ký. Hai Bên sẽ thỏa thuận, ký các Phụ lục điều chỉnh, bổ sung hoặc Hợp đồng mới theo quy định của pháp luật.</w:t>
      </w:r>
    </w:p>
    <w:p w14:paraId="576AA288" w14:textId="2EBE2EC3" w:rsidR="00942877" w:rsidRPr="00F247A5" w:rsidRDefault="00942877" w:rsidP="00E74161">
      <w:pPr>
        <w:spacing w:after="0" w:line="240" w:lineRule="auto"/>
        <w:ind w:firstLine="720"/>
        <w:jc w:val="both"/>
        <w:rPr>
          <w:noProof/>
          <w:sz w:val="28"/>
          <w:lang w:val="vi-VN"/>
        </w:rPr>
      </w:pPr>
      <w:r w:rsidRPr="00F078EE">
        <w:rPr>
          <w:noProof/>
          <w:sz w:val="28"/>
          <w:lang w:val="vi-VN"/>
        </w:rPr>
        <w:lastRenderedPageBreak/>
        <w:t xml:space="preserve">2. </w:t>
      </w:r>
      <w:r w:rsidRPr="00F247A5">
        <w:rPr>
          <w:noProof/>
          <w:sz w:val="28"/>
          <w:lang w:val="vi-VN"/>
        </w:rPr>
        <w:t xml:space="preserve">Thời hạn của </w:t>
      </w:r>
      <w:r w:rsidR="00B93A21">
        <w:rPr>
          <w:noProof/>
          <w:sz w:val="28"/>
          <w:lang w:val="vi-VN"/>
        </w:rPr>
        <w:t>Hợp đồng</w:t>
      </w:r>
      <w:r w:rsidRPr="00F247A5">
        <w:rPr>
          <w:noProof/>
          <w:sz w:val="28"/>
          <w:lang w:val="vi-VN"/>
        </w:rPr>
        <w:t>: Hợp đồng có thời hạn</w:t>
      </w:r>
      <w:r w:rsidR="0069587C" w:rsidRPr="00F078EE">
        <w:rPr>
          <w:noProof/>
          <w:sz w:val="28"/>
          <w:lang w:val="vi-VN"/>
        </w:rPr>
        <w:t xml:space="preserve"> 01 </w:t>
      </w:r>
      <w:r w:rsidR="00644CE4" w:rsidRPr="00F078EE">
        <w:rPr>
          <w:noProof/>
          <w:sz w:val="28"/>
          <w:lang w:val="vi-VN"/>
        </w:rPr>
        <w:t xml:space="preserve">(một) </w:t>
      </w:r>
      <w:r w:rsidR="0069587C" w:rsidRPr="00F078EE">
        <w:rPr>
          <w:noProof/>
          <w:sz w:val="28"/>
          <w:lang w:val="vi-VN"/>
        </w:rPr>
        <w:t>năm</w:t>
      </w:r>
      <w:r w:rsidRPr="00F247A5">
        <w:rPr>
          <w:noProof/>
          <w:sz w:val="28"/>
          <w:lang w:val="vi-VN"/>
        </w:rPr>
        <w:t xml:space="preserve"> và tự động</w:t>
      </w:r>
      <w:r w:rsidR="008839D1" w:rsidRPr="00F078EE">
        <w:rPr>
          <w:noProof/>
          <w:sz w:val="28"/>
          <w:lang w:val="vi-VN"/>
        </w:rPr>
        <w:t xml:space="preserve"> gia hạn</w:t>
      </w:r>
      <w:r w:rsidRPr="00F247A5">
        <w:rPr>
          <w:noProof/>
          <w:sz w:val="28"/>
          <w:lang w:val="vi-VN"/>
        </w:rPr>
        <w:t xml:space="preserve"> </w:t>
      </w:r>
      <w:r w:rsidR="008C65C9" w:rsidRPr="00F078EE">
        <w:rPr>
          <w:noProof/>
          <w:sz w:val="28"/>
          <w:lang w:val="vi-VN"/>
        </w:rPr>
        <w:t xml:space="preserve">liên tục </w:t>
      </w:r>
      <w:r w:rsidR="008839D1" w:rsidRPr="00F247A5">
        <w:rPr>
          <w:noProof/>
          <w:sz w:val="28"/>
          <w:lang w:val="vi-VN"/>
        </w:rPr>
        <w:t xml:space="preserve">thêm </w:t>
      </w:r>
      <w:r w:rsidR="008C65C9" w:rsidRPr="00F078EE">
        <w:rPr>
          <w:noProof/>
          <w:sz w:val="28"/>
          <w:lang w:val="vi-VN"/>
        </w:rPr>
        <w:t xml:space="preserve">mỗi kỳ với thời hạn </w:t>
      </w:r>
      <w:r w:rsidR="00331C61" w:rsidRPr="00F078EE">
        <w:rPr>
          <w:noProof/>
          <w:sz w:val="28"/>
          <w:lang w:val="vi-VN"/>
        </w:rPr>
        <w:t>01 (</w:t>
      </w:r>
      <w:r w:rsidR="008839D1" w:rsidRPr="00F247A5">
        <w:rPr>
          <w:noProof/>
          <w:sz w:val="28"/>
          <w:lang w:val="vi-VN"/>
        </w:rPr>
        <w:t>một</w:t>
      </w:r>
      <w:r w:rsidR="00FE3186" w:rsidRPr="00F078EE">
        <w:rPr>
          <w:noProof/>
          <w:sz w:val="28"/>
          <w:lang w:val="vi-VN"/>
        </w:rPr>
        <w:t>)</w:t>
      </w:r>
      <w:r w:rsidR="008839D1" w:rsidRPr="00F247A5">
        <w:rPr>
          <w:noProof/>
          <w:sz w:val="28"/>
          <w:lang w:val="vi-VN"/>
        </w:rPr>
        <w:t xml:space="preserve"> năm </w:t>
      </w:r>
      <w:r w:rsidR="008839D1" w:rsidRPr="00F078EE">
        <w:rPr>
          <w:noProof/>
          <w:sz w:val="28"/>
          <w:lang w:val="vi-VN"/>
        </w:rPr>
        <w:t>tại thời điểm</w:t>
      </w:r>
      <w:r w:rsidR="008839D1" w:rsidRPr="00F247A5">
        <w:rPr>
          <w:noProof/>
          <w:sz w:val="28"/>
          <w:lang w:val="vi-VN"/>
        </w:rPr>
        <w:t xml:space="preserve"> </w:t>
      </w:r>
      <w:r w:rsidR="008C65C9" w:rsidRPr="00F078EE">
        <w:rPr>
          <w:noProof/>
          <w:sz w:val="28"/>
          <w:lang w:val="vi-VN"/>
        </w:rPr>
        <w:t xml:space="preserve">kết thúc </w:t>
      </w:r>
      <w:r w:rsidR="008839D1" w:rsidRPr="00F247A5">
        <w:rPr>
          <w:noProof/>
          <w:sz w:val="28"/>
          <w:lang w:val="vi-VN"/>
        </w:rPr>
        <w:t>hết hạn</w:t>
      </w:r>
      <w:r w:rsidR="008C65C9" w:rsidRPr="00F078EE">
        <w:rPr>
          <w:noProof/>
          <w:sz w:val="28"/>
          <w:lang w:val="vi-VN"/>
        </w:rPr>
        <w:t xml:space="preserve"> liền kề trước đó</w:t>
      </w:r>
      <w:r w:rsidR="008839D1" w:rsidRPr="00F247A5">
        <w:rPr>
          <w:noProof/>
          <w:sz w:val="28"/>
          <w:lang w:val="vi-VN"/>
        </w:rPr>
        <w:t xml:space="preserve">, trừ </w:t>
      </w:r>
      <w:r w:rsidR="008C65C9" w:rsidRPr="00F078EE">
        <w:rPr>
          <w:noProof/>
          <w:sz w:val="28"/>
          <w:lang w:val="vi-VN"/>
        </w:rPr>
        <w:t>trường hợp</w:t>
      </w:r>
      <w:r w:rsidR="007A3C16" w:rsidRPr="00F078EE">
        <w:rPr>
          <w:noProof/>
          <w:sz w:val="28"/>
          <w:lang w:val="vi-VN"/>
        </w:rPr>
        <w:t xml:space="preserve"> một trong </w:t>
      </w:r>
      <w:r w:rsidR="00E50B23" w:rsidRPr="00F078EE">
        <w:rPr>
          <w:noProof/>
          <w:sz w:val="28"/>
          <w:lang w:val="vi-VN"/>
        </w:rPr>
        <w:t>Các Bên</w:t>
      </w:r>
      <w:r w:rsidR="007A3C16" w:rsidRPr="00F078EE">
        <w:rPr>
          <w:noProof/>
          <w:sz w:val="28"/>
          <w:lang w:val="vi-VN"/>
        </w:rPr>
        <w:t xml:space="preserve"> có yêu cầu không tiếp tục gia hạn trước thời điểm hết hạn tối thiểu 30 (ba mươi) ngày hoặc</w:t>
      </w:r>
      <w:r w:rsidR="008C65C9" w:rsidRPr="00F078EE">
        <w:rPr>
          <w:noProof/>
          <w:sz w:val="28"/>
          <w:lang w:val="vi-VN"/>
        </w:rPr>
        <w:t xml:space="preserve"> chấm dứt </w:t>
      </w:r>
      <w:r w:rsidR="008839D1" w:rsidRPr="00F247A5">
        <w:rPr>
          <w:noProof/>
          <w:sz w:val="28"/>
          <w:lang w:val="vi-VN"/>
        </w:rPr>
        <w:t>Hợp đồng</w:t>
      </w:r>
      <w:r w:rsidR="008C65C9" w:rsidRPr="00F078EE">
        <w:rPr>
          <w:noProof/>
          <w:sz w:val="28"/>
          <w:lang w:val="vi-VN"/>
        </w:rPr>
        <w:t xml:space="preserve"> theo quy định tại Khoản 3 Điều này</w:t>
      </w:r>
      <w:r w:rsidRPr="00F247A5">
        <w:rPr>
          <w:noProof/>
          <w:sz w:val="28"/>
          <w:lang w:val="vi-VN"/>
        </w:rPr>
        <w:t>.</w:t>
      </w:r>
    </w:p>
    <w:p w14:paraId="30EA311F" w14:textId="3FF98F1D" w:rsidR="00942877" w:rsidRPr="00F247A5" w:rsidRDefault="00942877" w:rsidP="00E74161">
      <w:pPr>
        <w:spacing w:after="0" w:line="240" w:lineRule="auto"/>
        <w:ind w:firstLine="720"/>
        <w:jc w:val="both"/>
        <w:rPr>
          <w:noProof/>
          <w:sz w:val="28"/>
          <w:lang w:val="vi-VN"/>
        </w:rPr>
      </w:pPr>
      <w:r w:rsidRPr="00F078EE">
        <w:rPr>
          <w:noProof/>
          <w:sz w:val="28"/>
          <w:lang w:val="vi-VN"/>
        </w:rPr>
        <w:t xml:space="preserve">3. </w:t>
      </w:r>
      <w:r w:rsidRPr="00F247A5">
        <w:rPr>
          <w:noProof/>
          <w:sz w:val="28"/>
          <w:lang w:val="vi-VN"/>
        </w:rPr>
        <w:t>Hợp đồng này chấm dứt trong những trường hợp sau:</w:t>
      </w:r>
    </w:p>
    <w:p w14:paraId="236B3374" w14:textId="3C7B89C3" w:rsidR="00942877" w:rsidRPr="00F247A5" w:rsidRDefault="00942877" w:rsidP="00E74161">
      <w:pPr>
        <w:spacing w:after="0" w:line="240" w:lineRule="auto"/>
        <w:ind w:firstLine="720"/>
        <w:jc w:val="both"/>
        <w:rPr>
          <w:noProof/>
          <w:sz w:val="28"/>
          <w:lang w:val="vi-VN"/>
        </w:rPr>
      </w:pPr>
      <w:r w:rsidRPr="00F247A5">
        <w:rPr>
          <w:noProof/>
          <w:sz w:val="28"/>
          <w:lang w:val="vi-VN"/>
        </w:rPr>
        <w:t xml:space="preserve">a) Các Bên thỏa thuận chấm dứt </w:t>
      </w:r>
      <w:r w:rsidR="005D60D2" w:rsidRPr="00F078EE">
        <w:rPr>
          <w:noProof/>
          <w:sz w:val="28"/>
          <w:lang w:val="vi-VN"/>
        </w:rPr>
        <w:t>Hợp đồng</w:t>
      </w:r>
      <w:r w:rsidRPr="00F247A5">
        <w:rPr>
          <w:noProof/>
          <w:sz w:val="28"/>
          <w:lang w:val="vi-VN"/>
        </w:rPr>
        <w:t xml:space="preserve"> bằng văn bản;</w:t>
      </w:r>
    </w:p>
    <w:p w14:paraId="62A19DAA" w14:textId="10446396" w:rsidR="00942877" w:rsidRPr="00F078EE" w:rsidRDefault="00942877" w:rsidP="00E74161">
      <w:pPr>
        <w:spacing w:after="0" w:line="240" w:lineRule="auto"/>
        <w:ind w:firstLine="720"/>
        <w:jc w:val="both"/>
        <w:rPr>
          <w:sz w:val="24"/>
          <w:szCs w:val="24"/>
          <w:lang w:val="vi-VN" w:eastAsia="en-US"/>
        </w:rPr>
      </w:pPr>
      <w:r w:rsidRPr="00F247A5">
        <w:rPr>
          <w:noProof/>
          <w:sz w:val="28"/>
          <w:lang w:val="vi-VN"/>
        </w:rPr>
        <w:t xml:space="preserve">b) Bên bị vi phạm các nội dung trong Hợp đồng này có quyền đơn phương chấm dứt trước hạn nếu </w:t>
      </w:r>
      <w:r w:rsidR="008812C1" w:rsidRPr="00F078EE">
        <w:rPr>
          <w:noProof/>
          <w:sz w:val="28"/>
          <w:lang w:val="vi-VN"/>
        </w:rPr>
        <w:t>B</w:t>
      </w:r>
      <w:r w:rsidRPr="00F247A5">
        <w:rPr>
          <w:noProof/>
          <w:sz w:val="28"/>
          <w:lang w:val="vi-VN"/>
        </w:rPr>
        <w:t>ên vi phạm quy định không khắc phục được hậu quả trong thời gian 15</w:t>
      </w:r>
      <w:r w:rsidR="008812C1" w:rsidRPr="00F078EE">
        <w:rPr>
          <w:noProof/>
          <w:sz w:val="28"/>
          <w:lang w:val="vi-VN"/>
        </w:rPr>
        <w:t xml:space="preserve"> (mười lăm)</w:t>
      </w:r>
      <w:r w:rsidRPr="00F247A5">
        <w:rPr>
          <w:noProof/>
          <w:sz w:val="28"/>
          <w:lang w:val="vi-VN"/>
        </w:rPr>
        <w:t xml:space="preserve"> ngày kể từ ngày nhận được văn bản thông báo vi phạm và yêu cầu khắc phục của </w:t>
      </w:r>
      <w:r w:rsidR="008812C1" w:rsidRPr="00F078EE">
        <w:rPr>
          <w:noProof/>
          <w:sz w:val="28"/>
          <w:lang w:val="vi-VN"/>
        </w:rPr>
        <w:t>B</w:t>
      </w:r>
      <w:r w:rsidRPr="00F247A5">
        <w:rPr>
          <w:noProof/>
          <w:sz w:val="28"/>
          <w:lang w:val="vi-VN"/>
        </w:rPr>
        <w:t>ên bị vi phạm</w:t>
      </w:r>
      <w:r w:rsidR="004F6B59" w:rsidRPr="00F078EE">
        <w:rPr>
          <w:sz w:val="24"/>
          <w:szCs w:val="24"/>
          <w:lang w:val="vi-VN" w:eastAsia="en-US"/>
        </w:rPr>
        <w:t>;</w:t>
      </w:r>
    </w:p>
    <w:p w14:paraId="0697B513" w14:textId="70909C25" w:rsidR="008812C1" w:rsidRPr="00F247A5" w:rsidRDefault="008812C1" w:rsidP="00E74161">
      <w:pPr>
        <w:pStyle w:val="Than"/>
        <w:spacing w:before="80"/>
        <w:ind w:firstLine="720"/>
        <w:rPr>
          <w:rFonts w:eastAsia="Calibri"/>
          <w:bCs/>
          <w:iCs/>
          <w:color w:val="auto"/>
          <w:sz w:val="28"/>
          <w:szCs w:val="28"/>
          <w:lang w:val="it-IT"/>
        </w:rPr>
      </w:pPr>
      <w:r w:rsidRPr="00F247A5">
        <w:rPr>
          <w:rFonts w:eastAsia="Calibri"/>
          <w:bCs/>
          <w:iCs/>
          <w:color w:val="auto"/>
          <w:sz w:val="28"/>
          <w:szCs w:val="28"/>
          <w:lang w:val="it-IT"/>
        </w:rPr>
        <w:t xml:space="preserve">c) </w:t>
      </w:r>
      <w:r w:rsidR="00DE00E5" w:rsidRPr="00F247A5">
        <w:rPr>
          <w:rFonts w:eastAsia="Calibri"/>
          <w:bCs/>
          <w:iCs/>
          <w:color w:val="auto"/>
          <w:sz w:val="28"/>
          <w:szCs w:val="28"/>
          <w:lang w:val="it-IT"/>
        </w:rPr>
        <w:t>Trường hợp Bên B không bảo đảm các điều kiện, tiêu chuẩn theo quy định nghiệp vụ của Bộ Công an, Bên A có quyền ngay lập tức đơn phương chấm dứt Hợp đồng. Bên A có trách nhiệm chứng minh các điều kiện, tiêu chuẩn với Bên B;</w:t>
      </w:r>
    </w:p>
    <w:p w14:paraId="37395552" w14:textId="708EEA14" w:rsidR="004F6B59" w:rsidRPr="00F078EE" w:rsidRDefault="008812C1" w:rsidP="00F61AC9">
      <w:pPr>
        <w:spacing w:before="80" w:after="0" w:line="240" w:lineRule="auto"/>
        <w:ind w:firstLine="720"/>
        <w:jc w:val="both"/>
        <w:rPr>
          <w:sz w:val="28"/>
          <w:szCs w:val="28"/>
          <w:lang w:val="it-IT" w:eastAsia="en-US"/>
        </w:rPr>
      </w:pPr>
      <w:r w:rsidRPr="00F078EE">
        <w:rPr>
          <w:sz w:val="28"/>
          <w:szCs w:val="28"/>
          <w:lang w:val="it-IT" w:eastAsia="en-US"/>
        </w:rPr>
        <w:t>d</w:t>
      </w:r>
      <w:r w:rsidR="004F6B59" w:rsidRPr="00F078EE">
        <w:rPr>
          <w:sz w:val="28"/>
          <w:szCs w:val="28"/>
          <w:lang w:val="it-IT" w:eastAsia="en-US"/>
        </w:rPr>
        <w:t xml:space="preserve">) Một trong </w:t>
      </w:r>
      <w:r w:rsidR="00E50B23" w:rsidRPr="00F078EE">
        <w:rPr>
          <w:sz w:val="28"/>
          <w:szCs w:val="28"/>
          <w:lang w:val="it-IT" w:eastAsia="en-US"/>
        </w:rPr>
        <w:t>Các Bên</w:t>
      </w:r>
      <w:r w:rsidR="004F6B59" w:rsidRPr="00F078EE">
        <w:rPr>
          <w:sz w:val="28"/>
          <w:szCs w:val="28"/>
          <w:lang w:val="it-IT" w:eastAsia="en-US"/>
        </w:rPr>
        <w:t xml:space="preserve"> không còn đủ điều kiện để thực hiện việc cung ứng</w:t>
      </w:r>
      <w:r w:rsidR="005D60D2" w:rsidRPr="00F078EE">
        <w:rPr>
          <w:sz w:val="28"/>
          <w:szCs w:val="28"/>
          <w:lang w:val="it-IT" w:eastAsia="en-US"/>
        </w:rPr>
        <w:t>,</w:t>
      </w:r>
      <w:r w:rsidR="004F6B59" w:rsidRPr="00F078EE">
        <w:rPr>
          <w:sz w:val="28"/>
          <w:szCs w:val="28"/>
          <w:lang w:val="it-IT" w:eastAsia="en-US"/>
        </w:rPr>
        <w:t xml:space="preserve"> sử dụng</w:t>
      </w:r>
      <w:r w:rsidR="00B73C69" w:rsidRPr="00F078EE">
        <w:rPr>
          <w:sz w:val="28"/>
          <w:szCs w:val="28"/>
          <w:lang w:val="it-IT" w:eastAsia="en-US"/>
        </w:rPr>
        <w:t xml:space="preserve"> sản phẩm,</w:t>
      </w:r>
      <w:r w:rsidR="004F6B59" w:rsidRPr="00F078EE">
        <w:rPr>
          <w:sz w:val="28"/>
          <w:szCs w:val="28"/>
          <w:lang w:val="it-IT" w:eastAsia="en-US"/>
        </w:rPr>
        <w:t xml:space="preserve"> </w:t>
      </w:r>
      <w:r w:rsidR="00B73C69" w:rsidRPr="00F078EE">
        <w:rPr>
          <w:sz w:val="28"/>
          <w:szCs w:val="28"/>
          <w:lang w:val="it-IT" w:eastAsia="en-US"/>
        </w:rPr>
        <w:t>d</w:t>
      </w:r>
      <w:r w:rsidR="004F6B59" w:rsidRPr="00F078EE">
        <w:rPr>
          <w:sz w:val="28"/>
          <w:szCs w:val="28"/>
          <w:lang w:val="it-IT" w:eastAsia="en-US"/>
        </w:rPr>
        <w:t>ịch vụ theo quy định của pháp luật hoặc theo quyết định của cơ quan/người có thẩm quyền;</w:t>
      </w:r>
    </w:p>
    <w:p w14:paraId="07C21C5E" w14:textId="77777777" w:rsidR="00C725D9" w:rsidRPr="00F078EE" w:rsidRDefault="00C725D9" w:rsidP="00F61AC9">
      <w:pPr>
        <w:spacing w:before="80" w:after="0" w:line="240" w:lineRule="auto"/>
        <w:ind w:firstLine="720"/>
        <w:jc w:val="both"/>
        <w:rPr>
          <w:sz w:val="28"/>
          <w:szCs w:val="28"/>
          <w:lang w:val="it-IT" w:eastAsia="en-US"/>
        </w:rPr>
      </w:pPr>
      <w:r w:rsidRPr="00F078EE">
        <w:rPr>
          <w:sz w:val="28"/>
          <w:szCs w:val="28"/>
          <w:lang w:val="it-IT" w:eastAsia="en-US"/>
        </w:rPr>
        <w:t xml:space="preserve">e) Các trường hợp khác theo quy định của pháp luật. </w:t>
      </w:r>
    </w:p>
    <w:p w14:paraId="52A674A0" w14:textId="36418154" w:rsidR="00DD0EF7" w:rsidRPr="00F078EE" w:rsidRDefault="00DD0EF7" w:rsidP="00F61AC9">
      <w:pPr>
        <w:spacing w:before="80" w:after="0" w:line="240" w:lineRule="auto"/>
        <w:ind w:firstLine="720"/>
        <w:jc w:val="both"/>
        <w:rPr>
          <w:sz w:val="28"/>
          <w:szCs w:val="28"/>
          <w:lang w:val="it-IT" w:eastAsia="en-US"/>
        </w:rPr>
      </w:pPr>
      <w:r w:rsidRPr="00F078EE">
        <w:rPr>
          <w:sz w:val="28"/>
          <w:szCs w:val="28"/>
          <w:lang w:val="it-IT" w:eastAsia="en-US"/>
        </w:rPr>
        <w:t xml:space="preserve">4. </w:t>
      </w:r>
      <w:r w:rsidR="009F34C3" w:rsidRPr="00F078EE">
        <w:rPr>
          <w:sz w:val="28"/>
          <w:szCs w:val="28"/>
          <w:lang w:val="it-IT" w:eastAsia="en-US"/>
        </w:rPr>
        <w:t xml:space="preserve">Việc thanh lý </w:t>
      </w:r>
      <w:r w:rsidR="00B93A21" w:rsidRPr="00F078EE">
        <w:rPr>
          <w:sz w:val="28"/>
          <w:szCs w:val="28"/>
          <w:lang w:val="it-IT" w:eastAsia="en-US"/>
        </w:rPr>
        <w:t>Hợp đồng</w:t>
      </w:r>
      <w:r w:rsidR="009F34C3" w:rsidRPr="00F078EE">
        <w:rPr>
          <w:sz w:val="28"/>
          <w:szCs w:val="28"/>
          <w:lang w:val="it-IT" w:eastAsia="en-US"/>
        </w:rPr>
        <w:t xml:space="preserve"> phải được lập thành văn bản, trong đó xác định rõ quyền và nghĩa vụ còn lại của mỗi Bên. Sau khi thanh lý </w:t>
      </w:r>
      <w:r w:rsidR="00B93A21" w:rsidRPr="00F078EE">
        <w:rPr>
          <w:sz w:val="28"/>
          <w:szCs w:val="28"/>
          <w:lang w:val="it-IT" w:eastAsia="en-US"/>
        </w:rPr>
        <w:t>Hợp đồng</w:t>
      </w:r>
      <w:r w:rsidR="009F34C3" w:rsidRPr="00F078EE">
        <w:rPr>
          <w:sz w:val="28"/>
          <w:szCs w:val="28"/>
          <w:lang w:val="it-IT" w:eastAsia="en-US"/>
        </w:rPr>
        <w:t xml:space="preserve">, quan hệ </w:t>
      </w:r>
      <w:r w:rsidR="00B93A21" w:rsidRPr="00F078EE">
        <w:rPr>
          <w:sz w:val="28"/>
          <w:szCs w:val="28"/>
          <w:lang w:val="it-IT" w:eastAsia="en-US"/>
        </w:rPr>
        <w:t>Hợp đồng</w:t>
      </w:r>
      <w:r w:rsidR="009F34C3" w:rsidRPr="00F078EE">
        <w:rPr>
          <w:sz w:val="28"/>
          <w:szCs w:val="28"/>
          <w:lang w:val="it-IT" w:eastAsia="en-US"/>
        </w:rPr>
        <w:t xml:space="preserve"> giữa </w:t>
      </w:r>
      <w:r w:rsidR="00E50B23" w:rsidRPr="00F078EE">
        <w:rPr>
          <w:sz w:val="28"/>
          <w:szCs w:val="28"/>
          <w:lang w:val="it-IT" w:eastAsia="en-US"/>
        </w:rPr>
        <w:t>Các Bên</w:t>
      </w:r>
      <w:r w:rsidR="009F34C3" w:rsidRPr="00F078EE">
        <w:rPr>
          <w:sz w:val="28"/>
          <w:szCs w:val="28"/>
          <w:lang w:val="it-IT" w:eastAsia="en-US"/>
        </w:rPr>
        <w:t xml:space="preserve"> kết thúc nhưng </w:t>
      </w:r>
      <w:r w:rsidR="00E50B23" w:rsidRPr="00F078EE">
        <w:rPr>
          <w:sz w:val="28"/>
          <w:szCs w:val="28"/>
          <w:lang w:val="it-IT" w:eastAsia="en-US"/>
        </w:rPr>
        <w:t>Các Bên</w:t>
      </w:r>
      <w:r w:rsidR="009F34C3" w:rsidRPr="00F078EE">
        <w:rPr>
          <w:sz w:val="28"/>
          <w:szCs w:val="28"/>
          <w:lang w:val="it-IT" w:eastAsia="en-US"/>
        </w:rPr>
        <w:t xml:space="preserve"> tiếp tục thực hiện quyền và nghĩa vụ của mình theo Biên bản thanh lý.</w:t>
      </w:r>
    </w:p>
    <w:p w14:paraId="2C1211EF" w14:textId="4293AD82" w:rsidR="006D18A0" w:rsidRPr="00F247A5" w:rsidRDefault="006D18A0" w:rsidP="00F61AC9">
      <w:pPr>
        <w:spacing w:before="80" w:after="0" w:line="240" w:lineRule="auto"/>
        <w:ind w:firstLine="720"/>
        <w:jc w:val="both"/>
        <w:rPr>
          <w:b/>
          <w:sz w:val="28"/>
          <w:lang w:val="fr-FR"/>
        </w:rPr>
      </w:pPr>
      <w:proofErr w:type="spellStart"/>
      <w:r w:rsidRPr="00F247A5">
        <w:rPr>
          <w:b/>
          <w:sz w:val="28"/>
          <w:lang w:val="fr-FR"/>
        </w:rPr>
        <w:t>Điều</w:t>
      </w:r>
      <w:proofErr w:type="spellEnd"/>
      <w:r w:rsidRPr="00F247A5">
        <w:rPr>
          <w:b/>
          <w:sz w:val="28"/>
          <w:lang w:val="fr-FR"/>
        </w:rPr>
        <w:t xml:space="preserve"> 1</w:t>
      </w:r>
      <w:r w:rsidR="00886DEA" w:rsidRPr="00F247A5">
        <w:rPr>
          <w:b/>
          <w:sz w:val="28"/>
          <w:lang w:val="fr-FR"/>
        </w:rPr>
        <w:t>4</w:t>
      </w:r>
      <w:r w:rsidRPr="00F247A5">
        <w:rPr>
          <w:b/>
          <w:sz w:val="28"/>
          <w:lang w:val="fr-FR"/>
        </w:rPr>
        <w:t xml:space="preserve">. </w:t>
      </w:r>
      <w:proofErr w:type="spellStart"/>
      <w:r w:rsidRPr="00F247A5">
        <w:rPr>
          <w:b/>
          <w:sz w:val="28"/>
          <w:lang w:val="fr-FR"/>
        </w:rPr>
        <w:t>Điều</w:t>
      </w:r>
      <w:proofErr w:type="spellEnd"/>
      <w:r w:rsidRPr="00F247A5">
        <w:rPr>
          <w:b/>
          <w:sz w:val="28"/>
          <w:lang w:val="fr-FR"/>
        </w:rPr>
        <w:t xml:space="preserve"> </w:t>
      </w:r>
      <w:proofErr w:type="spellStart"/>
      <w:r w:rsidRPr="00F247A5">
        <w:rPr>
          <w:b/>
          <w:sz w:val="28"/>
          <w:lang w:val="fr-FR"/>
        </w:rPr>
        <w:t>khoản</w:t>
      </w:r>
      <w:proofErr w:type="spellEnd"/>
      <w:r w:rsidRPr="00F247A5">
        <w:rPr>
          <w:b/>
          <w:sz w:val="28"/>
          <w:lang w:val="fr-FR"/>
        </w:rPr>
        <w:t xml:space="preserve"> </w:t>
      </w:r>
      <w:proofErr w:type="spellStart"/>
      <w:r w:rsidRPr="00F247A5">
        <w:rPr>
          <w:b/>
          <w:sz w:val="28"/>
          <w:lang w:val="fr-FR"/>
        </w:rPr>
        <w:t>thi</w:t>
      </w:r>
      <w:proofErr w:type="spellEnd"/>
      <w:r w:rsidRPr="00F247A5">
        <w:rPr>
          <w:b/>
          <w:sz w:val="28"/>
          <w:lang w:val="fr-FR"/>
        </w:rPr>
        <w:t xml:space="preserve"> </w:t>
      </w:r>
      <w:proofErr w:type="spellStart"/>
      <w:r w:rsidRPr="00F247A5">
        <w:rPr>
          <w:b/>
          <w:sz w:val="28"/>
          <w:lang w:val="fr-FR"/>
        </w:rPr>
        <w:t>hành</w:t>
      </w:r>
      <w:proofErr w:type="spellEnd"/>
    </w:p>
    <w:p w14:paraId="5200055E" w14:textId="1348EECD" w:rsidR="00282FA7" w:rsidRDefault="00C76697" w:rsidP="00E74161">
      <w:pPr>
        <w:spacing w:before="80" w:after="0" w:line="240" w:lineRule="auto"/>
        <w:ind w:firstLine="720"/>
        <w:jc w:val="both"/>
        <w:rPr>
          <w:spacing w:val="-4"/>
          <w:sz w:val="28"/>
          <w:lang w:val="fr-FR"/>
        </w:rPr>
      </w:pPr>
      <w:proofErr w:type="spellStart"/>
      <w:r w:rsidRPr="00F247A5">
        <w:rPr>
          <w:spacing w:val="-4"/>
          <w:sz w:val="28"/>
          <w:lang w:val="fr-FR"/>
        </w:rPr>
        <w:t>Hợp</w:t>
      </w:r>
      <w:proofErr w:type="spellEnd"/>
      <w:r w:rsidRPr="00F247A5">
        <w:rPr>
          <w:spacing w:val="-4"/>
          <w:sz w:val="28"/>
          <w:lang w:val="fr-FR"/>
        </w:rPr>
        <w:t xml:space="preserve"> </w:t>
      </w:r>
      <w:proofErr w:type="spellStart"/>
      <w:r w:rsidRPr="00F247A5">
        <w:rPr>
          <w:spacing w:val="-4"/>
          <w:sz w:val="28"/>
          <w:lang w:val="fr-FR"/>
        </w:rPr>
        <w:t>đồng</w:t>
      </w:r>
      <w:proofErr w:type="spellEnd"/>
      <w:r w:rsidRPr="00F247A5">
        <w:rPr>
          <w:spacing w:val="-4"/>
          <w:sz w:val="28"/>
          <w:lang w:val="fr-FR"/>
        </w:rPr>
        <w:t xml:space="preserve"> </w:t>
      </w:r>
      <w:proofErr w:type="spellStart"/>
      <w:r w:rsidRPr="00F247A5">
        <w:rPr>
          <w:spacing w:val="-4"/>
          <w:sz w:val="28"/>
          <w:lang w:val="fr-FR"/>
        </w:rPr>
        <w:t>này</w:t>
      </w:r>
      <w:proofErr w:type="spellEnd"/>
      <w:r w:rsidRPr="00F247A5">
        <w:rPr>
          <w:spacing w:val="-4"/>
          <w:sz w:val="28"/>
          <w:lang w:val="fr-FR"/>
        </w:rPr>
        <w:t xml:space="preserve"> </w:t>
      </w:r>
      <w:proofErr w:type="spellStart"/>
      <w:r w:rsidR="006D18A0" w:rsidRPr="00F247A5">
        <w:rPr>
          <w:spacing w:val="-4"/>
          <w:sz w:val="28"/>
          <w:lang w:val="fr-FR"/>
        </w:rPr>
        <w:t>gồm</w:t>
      </w:r>
      <w:proofErr w:type="spellEnd"/>
      <w:r w:rsidR="006D18A0" w:rsidRPr="00F247A5">
        <w:rPr>
          <w:spacing w:val="-4"/>
          <w:sz w:val="28"/>
          <w:lang w:val="fr-FR"/>
        </w:rPr>
        <w:t xml:space="preserve"> </w:t>
      </w:r>
      <w:r w:rsidR="00037FCD" w:rsidRPr="00F247A5">
        <w:rPr>
          <w:spacing w:val="-4"/>
          <w:sz w:val="28"/>
          <w:lang w:val="fr-FR"/>
        </w:rPr>
        <w:t>1</w:t>
      </w:r>
      <w:r w:rsidR="00DD7ED8">
        <w:rPr>
          <w:spacing w:val="-4"/>
          <w:sz w:val="28"/>
          <w:lang w:val="fr-FR"/>
        </w:rPr>
        <w:t>0</w:t>
      </w:r>
      <w:r w:rsidR="00886DEA" w:rsidRPr="00F247A5">
        <w:rPr>
          <w:spacing w:val="-4"/>
          <w:sz w:val="28"/>
          <w:lang w:val="fr-FR"/>
        </w:rPr>
        <w:t xml:space="preserve"> </w:t>
      </w:r>
      <w:r w:rsidR="006D18A0" w:rsidRPr="00F247A5">
        <w:rPr>
          <w:spacing w:val="-4"/>
          <w:sz w:val="28"/>
          <w:lang w:val="fr-FR"/>
        </w:rPr>
        <w:t>(</w:t>
      </w:r>
      <w:proofErr w:type="spellStart"/>
      <w:r w:rsidR="00037FCD" w:rsidRPr="00F247A5">
        <w:rPr>
          <w:spacing w:val="-4"/>
          <w:sz w:val="28"/>
          <w:szCs w:val="28"/>
          <w:lang w:val="fr-FR"/>
        </w:rPr>
        <w:t>mười</w:t>
      </w:r>
      <w:proofErr w:type="spellEnd"/>
      <w:r w:rsidR="006D18A0" w:rsidRPr="00F247A5">
        <w:rPr>
          <w:spacing w:val="-4"/>
          <w:sz w:val="28"/>
          <w:lang w:val="fr-FR"/>
        </w:rPr>
        <w:t xml:space="preserve">) </w:t>
      </w:r>
      <w:proofErr w:type="spellStart"/>
      <w:r w:rsidR="006D18A0" w:rsidRPr="00F247A5">
        <w:rPr>
          <w:spacing w:val="-4"/>
          <w:sz w:val="28"/>
          <w:lang w:val="fr-FR"/>
        </w:rPr>
        <w:t>trang</w:t>
      </w:r>
      <w:proofErr w:type="spellEnd"/>
      <w:r w:rsidR="006D18A0" w:rsidRPr="00F247A5">
        <w:rPr>
          <w:spacing w:val="-4"/>
          <w:sz w:val="28"/>
          <w:lang w:val="fr-FR"/>
        </w:rPr>
        <w:t xml:space="preserve"> </w:t>
      </w:r>
      <w:proofErr w:type="spellStart"/>
      <w:r w:rsidR="006D18A0" w:rsidRPr="00F247A5">
        <w:rPr>
          <w:spacing w:val="-4"/>
          <w:sz w:val="28"/>
          <w:lang w:val="fr-FR"/>
        </w:rPr>
        <w:t>và</w:t>
      </w:r>
      <w:proofErr w:type="spellEnd"/>
      <w:r w:rsidR="006D18A0" w:rsidRPr="00F247A5">
        <w:rPr>
          <w:spacing w:val="-4"/>
          <w:sz w:val="28"/>
          <w:lang w:val="fr-FR"/>
        </w:rPr>
        <w:t xml:space="preserve"> </w:t>
      </w:r>
      <w:proofErr w:type="spellStart"/>
      <w:r w:rsidR="006D18A0" w:rsidRPr="00F247A5">
        <w:rPr>
          <w:spacing w:val="-4"/>
          <w:sz w:val="28"/>
          <w:lang w:val="fr-FR"/>
        </w:rPr>
        <w:t>được</w:t>
      </w:r>
      <w:proofErr w:type="spellEnd"/>
      <w:r w:rsidR="006D18A0" w:rsidRPr="00F247A5">
        <w:rPr>
          <w:spacing w:val="-4"/>
          <w:sz w:val="28"/>
          <w:lang w:val="fr-FR"/>
        </w:rPr>
        <w:t xml:space="preserve"> </w:t>
      </w:r>
      <w:proofErr w:type="spellStart"/>
      <w:r w:rsidR="006D18A0" w:rsidRPr="00F247A5">
        <w:rPr>
          <w:spacing w:val="-4"/>
          <w:sz w:val="28"/>
          <w:lang w:val="fr-FR"/>
        </w:rPr>
        <w:t>lập</w:t>
      </w:r>
      <w:proofErr w:type="spellEnd"/>
      <w:r w:rsidR="006D18A0" w:rsidRPr="00F247A5">
        <w:rPr>
          <w:spacing w:val="-4"/>
          <w:sz w:val="28"/>
          <w:lang w:val="fr-FR"/>
        </w:rPr>
        <w:t xml:space="preserve"> </w:t>
      </w:r>
      <w:proofErr w:type="spellStart"/>
      <w:r w:rsidR="006D18A0" w:rsidRPr="00F247A5">
        <w:rPr>
          <w:spacing w:val="-4"/>
          <w:sz w:val="28"/>
          <w:lang w:val="fr-FR"/>
        </w:rPr>
        <w:t>thành</w:t>
      </w:r>
      <w:proofErr w:type="spellEnd"/>
      <w:r w:rsidR="006D18A0" w:rsidRPr="00F247A5">
        <w:rPr>
          <w:spacing w:val="-4"/>
          <w:sz w:val="28"/>
          <w:lang w:val="fr-FR"/>
        </w:rPr>
        <w:t xml:space="preserve"> </w:t>
      </w:r>
      <w:r w:rsidR="00A65B84">
        <w:rPr>
          <w:spacing w:val="-4"/>
          <w:sz w:val="28"/>
          <w:lang w:val="fr-FR"/>
        </w:rPr>
        <w:t>0</w:t>
      </w:r>
      <w:r w:rsidR="00DD7ED8">
        <w:rPr>
          <w:spacing w:val="-4"/>
          <w:sz w:val="28"/>
          <w:lang w:val="fr-FR"/>
        </w:rPr>
        <w:t>4</w:t>
      </w:r>
      <w:r w:rsidR="00886DEA" w:rsidRPr="00F247A5">
        <w:rPr>
          <w:spacing w:val="-4"/>
          <w:sz w:val="28"/>
          <w:lang w:val="fr-FR"/>
        </w:rPr>
        <w:t xml:space="preserve"> (</w:t>
      </w:r>
      <w:proofErr w:type="spellStart"/>
      <w:r w:rsidR="00DD7ED8">
        <w:rPr>
          <w:spacing w:val="-4"/>
          <w:sz w:val="28"/>
          <w:lang w:val="fr-FR"/>
        </w:rPr>
        <w:t>bốn</w:t>
      </w:r>
      <w:proofErr w:type="spellEnd"/>
      <w:r w:rsidR="00886DEA" w:rsidRPr="00F247A5">
        <w:rPr>
          <w:spacing w:val="-4"/>
          <w:sz w:val="28"/>
          <w:szCs w:val="28"/>
          <w:lang w:val="fr-FR"/>
        </w:rPr>
        <w:t>)</w:t>
      </w:r>
      <w:r w:rsidR="006D18A0" w:rsidRPr="00F247A5">
        <w:rPr>
          <w:spacing w:val="-4"/>
          <w:sz w:val="28"/>
          <w:lang w:val="fr-FR"/>
        </w:rPr>
        <w:t xml:space="preserve"> </w:t>
      </w:r>
      <w:proofErr w:type="spellStart"/>
      <w:r w:rsidR="006D18A0" w:rsidRPr="00F247A5">
        <w:rPr>
          <w:spacing w:val="-4"/>
          <w:sz w:val="28"/>
          <w:lang w:val="fr-FR"/>
        </w:rPr>
        <w:t>bản</w:t>
      </w:r>
      <w:proofErr w:type="spellEnd"/>
      <w:r w:rsidR="00886DEA" w:rsidRPr="00F247A5">
        <w:rPr>
          <w:spacing w:val="-4"/>
          <w:sz w:val="28"/>
          <w:lang w:val="fr-FR"/>
        </w:rPr>
        <w:t xml:space="preserve"> </w:t>
      </w:r>
      <w:proofErr w:type="spellStart"/>
      <w:r w:rsidR="00DD7ED8">
        <w:rPr>
          <w:spacing w:val="-4"/>
          <w:sz w:val="28"/>
          <w:lang w:val="fr-FR"/>
        </w:rPr>
        <w:t>gốc</w:t>
      </w:r>
      <w:proofErr w:type="spellEnd"/>
      <w:r w:rsidR="00DD7ED8">
        <w:rPr>
          <w:spacing w:val="-4"/>
          <w:sz w:val="28"/>
          <w:lang w:val="fr-FR"/>
        </w:rPr>
        <w:t xml:space="preserve"> </w:t>
      </w:r>
      <w:proofErr w:type="spellStart"/>
      <w:r w:rsidR="00886DEA" w:rsidRPr="00F247A5">
        <w:rPr>
          <w:spacing w:val="-4"/>
          <w:sz w:val="28"/>
          <w:lang w:val="fr-FR"/>
        </w:rPr>
        <w:t>bằng</w:t>
      </w:r>
      <w:proofErr w:type="spellEnd"/>
      <w:r w:rsidR="00886DEA" w:rsidRPr="00F247A5">
        <w:rPr>
          <w:spacing w:val="-4"/>
          <w:sz w:val="28"/>
          <w:lang w:val="fr-FR"/>
        </w:rPr>
        <w:t xml:space="preserve"> </w:t>
      </w:r>
      <w:proofErr w:type="spellStart"/>
      <w:r w:rsidR="00886DEA" w:rsidRPr="00F247A5">
        <w:rPr>
          <w:spacing w:val="-4"/>
          <w:sz w:val="28"/>
          <w:lang w:val="fr-FR"/>
        </w:rPr>
        <w:t>Tiếng</w:t>
      </w:r>
      <w:proofErr w:type="spellEnd"/>
      <w:r w:rsidR="00886DEA" w:rsidRPr="00F247A5">
        <w:rPr>
          <w:spacing w:val="-4"/>
          <w:sz w:val="28"/>
          <w:lang w:val="fr-FR"/>
        </w:rPr>
        <w:t xml:space="preserve"> Việt</w:t>
      </w:r>
      <w:r w:rsidR="006D18A0" w:rsidRPr="00F247A5">
        <w:rPr>
          <w:spacing w:val="-4"/>
          <w:sz w:val="28"/>
          <w:lang w:val="fr-FR"/>
        </w:rPr>
        <w:t xml:space="preserve">, </w:t>
      </w:r>
      <w:proofErr w:type="spellStart"/>
      <w:r w:rsidR="006D18A0" w:rsidRPr="00F247A5">
        <w:rPr>
          <w:spacing w:val="-4"/>
          <w:sz w:val="28"/>
          <w:lang w:val="fr-FR"/>
        </w:rPr>
        <w:t>có</w:t>
      </w:r>
      <w:proofErr w:type="spellEnd"/>
      <w:r w:rsidR="006D18A0" w:rsidRPr="00F247A5">
        <w:rPr>
          <w:spacing w:val="-4"/>
          <w:sz w:val="28"/>
          <w:lang w:val="fr-FR"/>
        </w:rPr>
        <w:t xml:space="preserve"> </w:t>
      </w:r>
      <w:proofErr w:type="spellStart"/>
      <w:r w:rsidR="006D18A0" w:rsidRPr="00F247A5">
        <w:rPr>
          <w:spacing w:val="-4"/>
          <w:sz w:val="28"/>
          <w:lang w:val="fr-FR"/>
        </w:rPr>
        <w:t>giá</w:t>
      </w:r>
      <w:proofErr w:type="spellEnd"/>
      <w:r w:rsidR="006D18A0" w:rsidRPr="00F247A5">
        <w:rPr>
          <w:spacing w:val="-4"/>
          <w:sz w:val="28"/>
          <w:lang w:val="fr-FR"/>
        </w:rPr>
        <w:t xml:space="preserve"> </w:t>
      </w:r>
      <w:proofErr w:type="spellStart"/>
      <w:r w:rsidR="006D18A0" w:rsidRPr="00F247A5">
        <w:rPr>
          <w:spacing w:val="-4"/>
          <w:sz w:val="28"/>
          <w:lang w:val="fr-FR"/>
        </w:rPr>
        <w:t>trị</w:t>
      </w:r>
      <w:proofErr w:type="spellEnd"/>
      <w:r w:rsidR="006D18A0" w:rsidRPr="00F247A5">
        <w:rPr>
          <w:spacing w:val="-4"/>
          <w:sz w:val="28"/>
          <w:lang w:val="fr-FR"/>
        </w:rPr>
        <w:t xml:space="preserve"> </w:t>
      </w:r>
      <w:proofErr w:type="spellStart"/>
      <w:r w:rsidR="006D18A0" w:rsidRPr="00F247A5">
        <w:rPr>
          <w:spacing w:val="-4"/>
          <w:sz w:val="28"/>
          <w:lang w:val="fr-FR"/>
        </w:rPr>
        <w:t>pháp</w:t>
      </w:r>
      <w:proofErr w:type="spellEnd"/>
      <w:r w:rsidR="006D18A0" w:rsidRPr="00F247A5">
        <w:rPr>
          <w:spacing w:val="-4"/>
          <w:sz w:val="28"/>
          <w:lang w:val="fr-FR"/>
        </w:rPr>
        <w:t xml:space="preserve"> </w:t>
      </w:r>
      <w:proofErr w:type="spellStart"/>
      <w:r w:rsidR="006D18A0" w:rsidRPr="00F247A5">
        <w:rPr>
          <w:spacing w:val="-4"/>
          <w:sz w:val="28"/>
          <w:lang w:val="fr-FR"/>
        </w:rPr>
        <w:t>lý</w:t>
      </w:r>
      <w:proofErr w:type="spellEnd"/>
      <w:r w:rsidR="006D18A0" w:rsidRPr="00F247A5">
        <w:rPr>
          <w:spacing w:val="-4"/>
          <w:sz w:val="28"/>
          <w:lang w:val="fr-FR"/>
        </w:rPr>
        <w:t xml:space="preserve"> </w:t>
      </w:r>
      <w:proofErr w:type="spellStart"/>
      <w:r w:rsidR="003453A9" w:rsidRPr="00F247A5">
        <w:rPr>
          <w:spacing w:val="-4"/>
          <w:sz w:val="28"/>
          <w:lang w:val="fr-FR"/>
        </w:rPr>
        <w:t>ngang</w:t>
      </w:r>
      <w:proofErr w:type="spellEnd"/>
      <w:r w:rsidR="006D18A0" w:rsidRPr="00F247A5">
        <w:rPr>
          <w:spacing w:val="-4"/>
          <w:sz w:val="28"/>
          <w:lang w:val="fr-FR"/>
        </w:rPr>
        <w:t xml:space="preserve"> </w:t>
      </w:r>
      <w:proofErr w:type="spellStart"/>
      <w:r w:rsidR="006D18A0" w:rsidRPr="00F247A5">
        <w:rPr>
          <w:spacing w:val="-4"/>
          <w:sz w:val="28"/>
          <w:lang w:val="fr-FR"/>
        </w:rPr>
        <w:t>nhau</w:t>
      </w:r>
      <w:proofErr w:type="spellEnd"/>
      <w:r w:rsidR="006D18A0" w:rsidRPr="00F247A5">
        <w:rPr>
          <w:spacing w:val="-4"/>
          <w:sz w:val="28"/>
          <w:lang w:val="fr-FR"/>
        </w:rPr>
        <w:t xml:space="preserve">, </w:t>
      </w:r>
      <w:proofErr w:type="spellStart"/>
      <w:r w:rsidR="006D18A0" w:rsidRPr="00F247A5">
        <w:rPr>
          <w:spacing w:val="-4"/>
          <w:sz w:val="28"/>
          <w:lang w:val="fr-FR"/>
        </w:rPr>
        <w:t>mỗi</w:t>
      </w:r>
      <w:proofErr w:type="spellEnd"/>
      <w:r w:rsidR="006D18A0" w:rsidRPr="00F247A5">
        <w:rPr>
          <w:spacing w:val="-4"/>
          <w:sz w:val="28"/>
          <w:lang w:val="fr-FR"/>
        </w:rPr>
        <w:t xml:space="preserve"> </w:t>
      </w:r>
      <w:proofErr w:type="spellStart"/>
      <w:r w:rsidR="006D18A0" w:rsidRPr="00F247A5">
        <w:rPr>
          <w:spacing w:val="-4"/>
          <w:sz w:val="28"/>
          <w:lang w:val="fr-FR"/>
        </w:rPr>
        <w:t>Bên</w:t>
      </w:r>
      <w:proofErr w:type="spellEnd"/>
      <w:r w:rsidR="006D18A0" w:rsidRPr="00F247A5">
        <w:rPr>
          <w:spacing w:val="-4"/>
          <w:sz w:val="28"/>
          <w:lang w:val="fr-FR"/>
        </w:rPr>
        <w:t xml:space="preserve"> </w:t>
      </w:r>
      <w:proofErr w:type="spellStart"/>
      <w:r w:rsidR="006D18A0" w:rsidRPr="00F247A5">
        <w:rPr>
          <w:spacing w:val="-4"/>
          <w:sz w:val="28"/>
          <w:lang w:val="fr-FR"/>
        </w:rPr>
        <w:t>giữ</w:t>
      </w:r>
      <w:proofErr w:type="spellEnd"/>
      <w:r w:rsidR="006D18A0" w:rsidRPr="00F247A5">
        <w:rPr>
          <w:spacing w:val="-4"/>
          <w:sz w:val="28"/>
          <w:lang w:val="fr-FR"/>
        </w:rPr>
        <w:t xml:space="preserve"> </w:t>
      </w:r>
      <w:r w:rsidR="00886DEA" w:rsidRPr="00F247A5">
        <w:rPr>
          <w:spacing w:val="-4"/>
          <w:sz w:val="28"/>
          <w:szCs w:val="28"/>
          <w:lang w:val="fr-FR"/>
        </w:rPr>
        <w:t>02 (hai)</w:t>
      </w:r>
      <w:r w:rsidR="006D18A0" w:rsidRPr="00F247A5">
        <w:rPr>
          <w:spacing w:val="-4"/>
          <w:sz w:val="28"/>
          <w:lang w:val="fr-FR"/>
        </w:rPr>
        <w:t xml:space="preserve"> </w:t>
      </w:r>
      <w:proofErr w:type="spellStart"/>
      <w:r w:rsidR="006D18A0" w:rsidRPr="00F247A5">
        <w:rPr>
          <w:spacing w:val="-4"/>
          <w:sz w:val="28"/>
          <w:lang w:val="fr-FR"/>
        </w:rPr>
        <w:t>bản</w:t>
      </w:r>
      <w:proofErr w:type="spellEnd"/>
      <w:r w:rsidR="006D18A0" w:rsidRPr="00F247A5">
        <w:rPr>
          <w:spacing w:val="-4"/>
          <w:sz w:val="28"/>
          <w:lang w:val="fr-FR"/>
        </w:rPr>
        <w:t xml:space="preserve"> </w:t>
      </w:r>
      <w:proofErr w:type="spellStart"/>
      <w:r w:rsidR="006D18A0" w:rsidRPr="00F247A5">
        <w:rPr>
          <w:spacing w:val="-4"/>
          <w:sz w:val="28"/>
          <w:lang w:val="fr-FR"/>
        </w:rPr>
        <w:t>để</w:t>
      </w:r>
      <w:proofErr w:type="spellEnd"/>
      <w:r w:rsidR="006D18A0" w:rsidRPr="00F247A5">
        <w:rPr>
          <w:spacing w:val="-4"/>
          <w:sz w:val="28"/>
          <w:lang w:val="fr-FR"/>
        </w:rPr>
        <w:t xml:space="preserve"> thực </w:t>
      </w:r>
      <w:proofErr w:type="spellStart"/>
      <w:r w:rsidR="006D18A0" w:rsidRPr="00F247A5">
        <w:rPr>
          <w:spacing w:val="-4"/>
          <w:sz w:val="28"/>
          <w:lang w:val="fr-FR"/>
        </w:rPr>
        <w:t>hiện</w:t>
      </w:r>
      <w:proofErr w:type="spellEnd"/>
      <w:r w:rsidR="006D18A0" w:rsidRPr="00F247A5">
        <w:rPr>
          <w:spacing w:val="-4"/>
          <w:sz w:val="28"/>
          <w:lang w:val="fr-FR"/>
        </w:rPr>
        <w:t>./.</w:t>
      </w:r>
    </w:p>
    <w:p w14:paraId="40B3FD10" w14:textId="77777777" w:rsidR="00C04188" w:rsidRPr="00F247A5" w:rsidRDefault="00C04188" w:rsidP="00E74161">
      <w:pPr>
        <w:spacing w:before="80" w:after="0" w:line="240" w:lineRule="auto"/>
        <w:ind w:firstLine="720"/>
        <w:jc w:val="both"/>
        <w:rPr>
          <w:spacing w:val="-4"/>
          <w:sz w:val="28"/>
          <w:lang w:val="fr-FR"/>
        </w:rPr>
      </w:pPr>
    </w:p>
    <w:tbl>
      <w:tblPr>
        <w:tblStyle w:val="TableGrid"/>
        <w:tblW w:w="9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47"/>
        <w:gridCol w:w="4393"/>
      </w:tblGrid>
      <w:tr w:rsidR="00F247A5" w:rsidRPr="00F247A5" w14:paraId="49368E74" w14:textId="77777777" w:rsidTr="005B5E60">
        <w:trPr>
          <w:trHeight w:val="2465"/>
          <w:jc w:val="center"/>
        </w:trPr>
        <w:tc>
          <w:tcPr>
            <w:tcW w:w="4847" w:type="dxa"/>
          </w:tcPr>
          <w:p w14:paraId="484B2887" w14:textId="00562E96" w:rsidR="00B92972" w:rsidRPr="00DD7ED8" w:rsidRDefault="006D18A0" w:rsidP="00AE66A1">
            <w:pPr>
              <w:spacing w:after="0" w:line="240" w:lineRule="auto"/>
              <w:jc w:val="center"/>
              <w:rPr>
                <w:b/>
                <w:sz w:val="28"/>
                <w:szCs w:val="28"/>
                <w:lang w:val="fr-FR"/>
              </w:rPr>
            </w:pPr>
            <w:r w:rsidRPr="00DD7ED8">
              <w:rPr>
                <w:b/>
                <w:sz w:val="28"/>
                <w:szCs w:val="28"/>
                <w:lang w:val="fr-FR"/>
              </w:rPr>
              <w:t xml:space="preserve">BÊN </w:t>
            </w:r>
            <w:r w:rsidR="00650FB5" w:rsidRPr="00DD7ED8">
              <w:rPr>
                <w:b/>
                <w:sz w:val="28"/>
                <w:szCs w:val="28"/>
                <w:lang w:val="fr-FR"/>
              </w:rPr>
              <w:t>A</w:t>
            </w:r>
          </w:p>
          <w:p w14:paraId="6DADF2B5" w14:textId="4A1019CD" w:rsidR="000E3289" w:rsidRPr="00DD7ED8" w:rsidRDefault="00B701D6" w:rsidP="00E2692B">
            <w:pPr>
              <w:spacing w:after="0" w:line="240" w:lineRule="auto"/>
              <w:jc w:val="center"/>
              <w:rPr>
                <w:b/>
                <w:sz w:val="28"/>
                <w:szCs w:val="28"/>
                <w:lang w:val="fr-FR"/>
              </w:rPr>
            </w:pPr>
            <w:ins w:id="83" w:author="Admin_rw" w:date="2025-05-19T16:11:00Z">
              <w:r>
                <w:rPr>
                  <w:b/>
                  <w:sz w:val="28"/>
                  <w:szCs w:val="28"/>
                  <w:lang w:val="fr-FR"/>
                </w:rPr>
                <w:t>PHÓ</w:t>
              </w:r>
              <w:r>
                <w:rPr>
                  <w:b/>
                  <w:sz w:val="28"/>
                  <w:szCs w:val="28"/>
                  <w:lang w:val="vi-VN"/>
                </w:rPr>
                <w:t xml:space="preserve"> </w:t>
              </w:r>
            </w:ins>
            <w:r w:rsidR="000E3289" w:rsidRPr="00DD7ED8">
              <w:rPr>
                <w:b/>
                <w:sz w:val="28"/>
                <w:szCs w:val="28"/>
                <w:lang w:val="fr-FR"/>
              </w:rPr>
              <w:t>GIÁM ĐỐC</w:t>
            </w:r>
            <w:ins w:id="84" w:author="Admin_rw" w:date="2025-05-19T16:11:00Z">
              <w:r>
                <w:rPr>
                  <w:b/>
                  <w:sz w:val="28"/>
                  <w:szCs w:val="28"/>
                  <w:lang w:val="vi-VN"/>
                </w:rPr>
                <w:t xml:space="preserve"> PHỤ TRÁCH</w:t>
              </w:r>
            </w:ins>
            <w:r w:rsidR="00446F8E" w:rsidRPr="00DD7ED8">
              <w:rPr>
                <w:b/>
                <w:sz w:val="28"/>
                <w:szCs w:val="28"/>
                <w:lang w:val="fr-FR"/>
              </w:rPr>
              <w:t xml:space="preserve"> TRUNG TÂM</w:t>
            </w:r>
          </w:p>
          <w:p w14:paraId="25780EE4" w14:textId="77777777" w:rsidR="000E3289" w:rsidRPr="00DD7ED8" w:rsidRDefault="000E3289" w:rsidP="00E2692B">
            <w:pPr>
              <w:spacing w:after="0" w:line="240" w:lineRule="auto"/>
              <w:jc w:val="center"/>
              <w:rPr>
                <w:b/>
                <w:sz w:val="28"/>
                <w:szCs w:val="28"/>
                <w:lang w:val="fr-FR"/>
              </w:rPr>
            </w:pPr>
          </w:p>
          <w:p w14:paraId="13F12279" w14:textId="77777777" w:rsidR="000E3289" w:rsidRPr="00DD7ED8" w:rsidRDefault="000E3289" w:rsidP="00E2692B">
            <w:pPr>
              <w:spacing w:after="0" w:line="240" w:lineRule="auto"/>
              <w:jc w:val="center"/>
              <w:rPr>
                <w:b/>
                <w:sz w:val="28"/>
                <w:szCs w:val="28"/>
                <w:lang w:val="fr-FR"/>
              </w:rPr>
            </w:pPr>
          </w:p>
          <w:p w14:paraId="00C9B5F5" w14:textId="77777777" w:rsidR="000E3289" w:rsidRPr="00DD7ED8" w:rsidRDefault="000E3289" w:rsidP="00E2692B">
            <w:pPr>
              <w:spacing w:after="0" w:line="240" w:lineRule="auto"/>
              <w:jc w:val="center"/>
              <w:rPr>
                <w:b/>
                <w:sz w:val="28"/>
                <w:szCs w:val="28"/>
                <w:lang w:val="fr-FR"/>
              </w:rPr>
            </w:pPr>
          </w:p>
          <w:p w14:paraId="31B2AF41" w14:textId="77777777" w:rsidR="000E3289" w:rsidRPr="00DD7ED8" w:rsidRDefault="000E3289" w:rsidP="00E2692B">
            <w:pPr>
              <w:spacing w:after="0" w:line="240" w:lineRule="auto"/>
              <w:jc w:val="center"/>
              <w:rPr>
                <w:b/>
                <w:sz w:val="28"/>
                <w:szCs w:val="28"/>
                <w:lang w:val="fr-FR"/>
              </w:rPr>
            </w:pPr>
          </w:p>
          <w:p w14:paraId="25824396" w14:textId="77777777" w:rsidR="000E3289" w:rsidRPr="00DD7ED8" w:rsidRDefault="000E3289" w:rsidP="00E2692B">
            <w:pPr>
              <w:spacing w:after="0" w:line="240" w:lineRule="auto"/>
              <w:jc w:val="center"/>
              <w:rPr>
                <w:b/>
                <w:sz w:val="28"/>
                <w:szCs w:val="28"/>
                <w:lang w:val="fr-FR"/>
              </w:rPr>
            </w:pPr>
          </w:p>
          <w:p w14:paraId="7220960F" w14:textId="0B8DAF9A" w:rsidR="006D18A0" w:rsidRPr="00B701D6" w:rsidRDefault="000E3289" w:rsidP="00E2692B">
            <w:pPr>
              <w:spacing w:after="0" w:line="240" w:lineRule="auto"/>
              <w:jc w:val="center"/>
              <w:rPr>
                <w:b/>
                <w:spacing w:val="-8"/>
                <w:sz w:val="28"/>
                <w:szCs w:val="28"/>
                <w:lang w:val="vi-VN"/>
                <w:rPrChange w:id="85" w:author="Admin_rw" w:date="2025-05-19T16:11:00Z">
                  <w:rPr>
                    <w:b/>
                    <w:spacing w:val="-8"/>
                    <w:sz w:val="28"/>
                    <w:szCs w:val="28"/>
                    <w:lang w:val="fr-FR"/>
                  </w:rPr>
                </w:rPrChange>
              </w:rPr>
            </w:pPr>
            <w:r w:rsidRPr="00DD7ED8">
              <w:rPr>
                <w:b/>
                <w:sz w:val="28"/>
                <w:szCs w:val="28"/>
                <w:lang w:val="fr-FR"/>
              </w:rPr>
              <w:t xml:space="preserve">Thiếu </w:t>
            </w:r>
            <w:proofErr w:type="spellStart"/>
            <w:r w:rsidRPr="00DD7ED8">
              <w:rPr>
                <w:b/>
                <w:sz w:val="28"/>
                <w:szCs w:val="28"/>
                <w:lang w:val="fr-FR"/>
              </w:rPr>
              <w:t>tá</w:t>
            </w:r>
            <w:proofErr w:type="spellEnd"/>
            <w:r w:rsidRPr="00DD7ED8">
              <w:rPr>
                <w:b/>
                <w:sz w:val="28"/>
                <w:szCs w:val="28"/>
                <w:lang w:val="fr-FR"/>
              </w:rPr>
              <w:t xml:space="preserve"> </w:t>
            </w:r>
            <w:del w:id="86" w:author="Admin_rw" w:date="2025-05-19T16:11:00Z">
              <w:r w:rsidRPr="00DD7ED8" w:rsidDel="00B701D6">
                <w:rPr>
                  <w:b/>
                  <w:sz w:val="28"/>
                  <w:szCs w:val="28"/>
                  <w:lang w:val="fr-FR"/>
                </w:rPr>
                <w:delText>Trần Duy Hiển</w:delText>
              </w:r>
            </w:del>
            <w:ins w:id="87" w:author="Admin_rw" w:date="2025-05-19T16:11:00Z">
              <w:r w:rsidR="00B701D6">
                <w:rPr>
                  <w:b/>
                  <w:sz w:val="28"/>
                  <w:szCs w:val="28"/>
                  <w:lang w:val="fr-FR"/>
                </w:rPr>
                <w:t>Phan</w:t>
              </w:r>
              <w:r w:rsidR="00B701D6">
                <w:rPr>
                  <w:b/>
                  <w:sz w:val="28"/>
                  <w:szCs w:val="28"/>
                  <w:lang w:val="vi-VN"/>
                </w:rPr>
                <w:t xml:space="preserve"> </w:t>
              </w:r>
            </w:ins>
            <w:ins w:id="88" w:author="Admin_rw" w:date="2025-05-19T16:12:00Z">
              <w:r w:rsidR="00B701D6">
                <w:rPr>
                  <w:b/>
                  <w:sz w:val="28"/>
                  <w:szCs w:val="28"/>
                  <w:lang w:val="vi-VN"/>
                </w:rPr>
                <w:t>Đức Hiệp</w:t>
              </w:r>
            </w:ins>
          </w:p>
        </w:tc>
        <w:tc>
          <w:tcPr>
            <w:tcW w:w="4393" w:type="dxa"/>
          </w:tcPr>
          <w:p w14:paraId="679F6368" w14:textId="24E5E7E2" w:rsidR="00F77655" w:rsidRPr="00DD7ED8" w:rsidRDefault="00F77655" w:rsidP="00F77655">
            <w:pPr>
              <w:spacing w:after="0" w:line="240" w:lineRule="auto"/>
              <w:jc w:val="center"/>
              <w:rPr>
                <w:b/>
                <w:sz w:val="28"/>
                <w:szCs w:val="28"/>
              </w:rPr>
            </w:pPr>
            <w:r w:rsidRPr="00DD7ED8">
              <w:rPr>
                <w:b/>
                <w:sz w:val="28"/>
                <w:szCs w:val="28"/>
              </w:rPr>
              <w:t xml:space="preserve">BÊN </w:t>
            </w:r>
            <w:r w:rsidR="009F465F" w:rsidRPr="00DD7ED8">
              <w:rPr>
                <w:b/>
                <w:sz w:val="28"/>
                <w:szCs w:val="28"/>
              </w:rPr>
              <w:t>B</w:t>
            </w:r>
          </w:p>
          <w:p w14:paraId="17EB915A" w14:textId="4FC1CC5A" w:rsidR="00F77655" w:rsidRPr="00DD7ED8" w:rsidRDefault="00E74161" w:rsidP="00F77655">
            <w:pPr>
              <w:spacing w:after="0" w:line="240" w:lineRule="auto"/>
              <w:jc w:val="center"/>
              <w:rPr>
                <w:b/>
                <w:sz w:val="28"/>
                <w:szCs w:val="28"/>
              </w:rPr>
            </w:pPr>
            <w:r w:rsidRPr="00DD7ED8">
              <w:rPr>
                <w:b/>
                <w:sz w:val="28"/>
                <w:szCs w:val="28"/>
              </w:rPr>
              <w:t>…</w:t>
            </w:r>
          </w:p>
          <w:p w14:paraId="4333E0D8" w14:textId="77777777" w:rsidR="00F77655" w:rsidRPr="00DD7ED8" w:rsidRDefault="00F77655" w:rsidP="00F77655">
            <w:pPr>
              <w:spacing w:after="0" w:line="240" w:lineRule="auto"/>
              <w:jc w:val="center"/>
              <w:rPr>
                <w:b/>
                <w:sz w:val="28"/>
                <w:szCs w:val="28"/>
              </w:rPr>
            </w:pPr>
          </w:p>
          <w:p w14:paraId="38458C52" w14:textId="77777777" w:rsidR="00F77655" w:rsidRPr="00DD7ED8" w:rsidRDefault="00F77655" w:rsidP="00F77655">
            <w:pPr>
              <w:spacing w:after="0" w:line="240" w:lineRule="auto"/>
              <w:jc w:val="center"/>
              <w:rPr>
                <w:b/>
                <w:sz w:val="28"/>
                <w:szCs w:val="28"/>
              </w:rPr>
            </w:pPr>
          </w:p>
          <w:p w14:paraId="27DA4766" w14:textId="77777777" w:rsidR="00F77655" w:rsidRPr="00DD7ED8" w:rsidRDefault="00F77655" w:rsidP="00F77655">
            <w:pPr>
              <w:spacing w:after="0" w:line="240" w:lineRule="auto"/>
              <w:jc w:val="center"/>
              <w:rPr>
                <w:b/>
                <w:sz w:val="28"/>
                <w:szCs w:val="28"/>
              </w:rPr>
            </w:pPr>
          </w:p>
          <w:p w14:paraId="7BF1CCB2" w14:textId="77777777" w:rsidR="00F77655" w:rsidRPr="00DD7ED8" w:rsidRDefault="00F77655" w:rsidP="00F77655">
            <w:pPr>
              <w:spacing w:after="0" w:line="240" w:lineRule="auto"/>
              <w:jc w:val="center"/>
              <w:rPr>
                <w:b/>
                <w:sz w:val="28"/>
                <w:szCs w:val="28"/>
              </w:rPr>
            </w:pPr>
          </w:p>
          <w:p w14:paraId="35478822" w14:textId="7382365D" w:rsidR="006D18A0" w:rsidRDefault="006D18A0" w:rsidP="00F77655">
            <w:pPr>
              <w:spacing w:after="0" w:line="240" w:lineRule="auto"/>
              <w:jc w:val="center"/>
              <w:rPr>
                <w:ins w:id="89" w:author="Admin_rw" w:date="2025-05-19T16:12:00Z"/>
                <w:b/>
                <w:sz w:val="28"/>
                <w:szCs w:val="28"/>
              </w:rPr>
            </w:pPr>
          </w:p>
          <w:p w14:paraId="656C82BF" w14:textId="77777777" w:rsidR="00B701D6" w:rsidRPr="00DD7ED8" w:rsidRDefault="00B701D6" w:rsidP="00F77655">
            <w:pPr>
              <w:spacing w:after="0" w:line="240" w:lineRule="auto"/>
              <w:jc w:val="center"/>
              <w:rPr>
                <w:b/>
                <w:sz w:val="28"/>
                <w:szCs w:val="28"/>
              </w:rPr>
            </w:pPr>
          </w:p>
          <w:p w14:paraId="445D4540" w14:textId="43D59357" w:rsidR="00B701D6" w:rsidRPr="00DD7ED8" w:rsidRDefault="00E74161" w:rsidP="00B701D6">
            <w:pPr>
              <w:spacing w:after="0" w:line="240" w:lineRule="auto"/>
              <w:jc w:val="center"/>
              <w:rPr>
                <w:b/>
                <w:sz w:val="28"/>
                <w:szCs w:val="28"/>
              </w:rPr>
            </w:pPr>
            <w:r w:rsidRPr="00DD7ED8">
              <w:rPr>
                <w:b/>
                <w:sz w:val="28"/>
                <w:szCs w:val="28"/>
              </w:rPr>
              <w:t>…</w:t>
            </w:r>
          </w:p>
        </w:tc>
      </w:tr>
    </w:tbl>
    <w:p w14:paraId="19FCBBE5" w14:textId="7E6A9FCA" w:rsidR="00565EC8" w:rsidRPr="00F247A5" w:rsidRDefault="00565EC8" w:rsidP="00565EC8">
      <w:pPr>
        <w:rPr>
          <w:sz w:val="28"/>
        </w:rPr>
      </w:pPr>
    </w:p>
    <w:p w14:paraId="5B8111E0" w14:textId="4A91B370" w:rsidR="000329A4" w:rsidRPr="00F247A5" w:rsidRDefault="000329A4" w:rsidP="00565EC8">
      <w:pPr>
        <w:rPr>
          <w:sz w:val="28"/>
        </w:rPr>
      </w:pPr>
    </w:p>
    <w:p w14:paraId="05622AD9" w14:textId="61FD9437" w:rsidR="004D7140" w:rsidRPr="00F247A5" w:rsidRDefault="004D7140" w:rsidP="00F247A5">
      <w:pPr>
        <w:spacing w:after="0" w:line="312" w:lineRule="auto"/>
        <w:rPr>
          <w:sz w:val="28"/>
        </w:rPr>
      </w:pPr>
    </w:p>
    <w:sectPr w:rsidR="004D7140" w:rsidRPr="00F247A5">
      <w:headerReference w:type="default" r:id="rId13"/>
      <w:footerReference w:type="default" r:id="rId14"/>
      <w:pgSz w:w="11909" w:h="16834"/>
      <w:pgMar w:top="1021" w:right="1021" w:bottom="1021"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dmin_rw" w:date="2025-05-19T16:07:00Z" w:initials="MOU">
    <w:p w14:paraId="0ABC0AFF" w14:textId="12825019" w:rsidR="00B701D6" w:rsidRPr="00B701D6" w:rsidRDefault="00B701D6">
      <w:pPr>
        <w:pStyle w:val="CommentText"/>
        <w:rPr>
          <w:lang w:val="vi-VN"/>
        </w:rPr>
      </w:pPr>
      <w:r w:rsidRPr="00B701D6">
        <w:rPr>
          <w:rStyle w:val="CommentReference"/>
          <w:highlight w:val="yellow"/>
        </w:rPr>
        <w:annotationRef/>
      </w:r>
      <w:r w:rsidRPr="00B701D6">
        <w:rPr>
          <w:highlight w:val="yellow"/>
        </w:rPr>
        <w:t>Đề</w:t>
      </w:r>
      <w:r w:rsidRPr="00B701D6">
        <w:rPr>
          <w:highlight w:val="yellow"/>
          <w:lang w:val="vi-VN"/>
        </w:rPr>
        <w:t xml:space="preserve"> nghị các đơn vị bổ sung thông tin Điều lệ hoạt động của doanh nghiệp/ Quyết định thành lập quy định chức năng nhiệm vụ.</w:t>
      </w:r>
    </w:p>
  </w:comment>
  <w:comment w:id="21" w:author="Thanh Tú Trần" w:date="2024-10-22T11:24:00Z" w:initials="TT">
    <w:p w14:paraId="55340AF7" w14:textId="6CAB6234" w:rsidR="009E39A2" w:rsidRPr="00B701D6" w:rsidRDefault="009E39A2">
      <w:pPr>
        <w:pStyle w:val="CommentText"/>
        <w:rPr>
          <w:rFonts w:ascii="Times New Roman" w:hAnsi="Times New Roman"/>
          <w:b/>
          <w:bCs/>
          <w:lang w:val="vi-VN"/>
        </w:rPr>
      </w:pPr>
      <w:r w:rsidRPr="00C04188">
        <w:rPr>
          <w:rStyle w:val="CommentReference"/>
          <w:rFonts w:ascii="Times New Roman" w:hAnsi="Times New Roman"/>
          <w:b/>
          <w:bCs/>
          <w:highlight w:val="yellow"/>
        </w:rPr>
        <w:annotationRef/>
      </w:r>
      <w:r w:rsidRPr="00B701D6">
        <w:rPr>
          <w:rFonts w:ascii="Times New Roman" w:hAnsi="Times New Roman"/>
          <w:b/>
          <w:bCs/>
          <w:highlight w:val="yellow"/>
          <w:lang w:val="vi-VN"/>
        </w:rPr>
        <w:t>Chỉ áp dụng đối với Tổ chức không đạt yêu cầu BCTC có lãi trong năm tài chính gần nhất.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C0AFF" w15:done="0"/>
  <w15:commentEx w15:paraId="55340A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5D5DD" w16cex:dateUtc="2025-05-19T09:07:00Z"/>
  <w16cex:commentExtensible w16cex:durableId="385690C5" w16cex:dateUtc="2024-10-22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C0AFF" w16cid:durableId="2BD5D5DD"/>
  <w16cid:commentId w16cid:paraId="55340AF7" w16cid:durableId="38569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8E41" w14:textId="77777777" w:rsidR="00384886" w:rsidRDefault="00384886">
      <w:pPr>
        <w:spacing w:after="0" w:line="240" w:lineRule="auto"/>
      </w:pPr>
      <w:r>
        <w:separator/>
      </w:r>
    </w:p>
  </w:endnote>
  <w:endnote w:type="continuationSeparator" w:id="0">
    <w:p w14:paraId="17EE434D" w14:textId="77777777" w:rsidR="00384886" w:rsidRDefault="00384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Book-AntiquaH">
    <w:altName w:val="Cambria"/>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00000001" w:usb1="5000204B" w:usb2="00000000" w:usb3="00000000" w:csb0="000001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7754" w14:textId="122410F7" w:rsidR="00FA1B8A" w:rsidRPr="00E74161" w:rsidRDefault="00FA1B8A">
    <w:pPr>
      <w:pStyle w:val="Footer"/>
      <w:jc w:val="right"/>
      <w:rPr>
        <w:rFonts w:ascii="Times New Roman" w:hAnsi="Times New Roman"/>
      </w:rPr>
    </w:pPr>
  </w:p>
  <w:p w14:paraId="2D462A74" w14:textId="77777777" w:rsidR="00FA1B8A" w:rsidRPr="00E74161" w:rsidRDefault="00FA1B8A">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7D8D" w14:textId="77777777" w:rsidR="00384886" w:rsidRDefault="00384886">
      <w:pPr>
        <w:spacing w:after="0" w:line="240" w:lineRule="auto"/>
      </w:pPr>
      <w:r>
        <w:separator/>
      </w:r>
    </w:p>
  </w:footnote>
  <w:footnote w:type="continuationSeparator" w:id="0">
    <w:p w14:paraId="40881AB1" w14:textId="77777777" w:rsidR="00384886" w:rsidRDefault="00384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5400" w14:textId="7C37CFCB" w:rsidR="00FA1B8A" w:rsidRPr="00921686" w:rsidRDefault="00FA1B8A">
    <w:pPr>
      <w:pStyle w:val="Header"/>
      <w:jc w:val="center"/>
      <w:rPr>
        <w:rFonts w:ascii="Times New Roman" w:hAnsi="Times New Roman"/>
        <w:sz w:val="28"/>
        <w:szCs w:val="28"/>
      </w:rPr>
    </w:pPr>
    <w:r w:rsidRPr="00921686">
      <w:rPr>
        <w:rFonts w:ascii="Times New Roman" w:hAnsi="Times New Roman"/>
        <w:sz w:val="28"/>
        <w:szCs w:val="28"/>
      </w:rPr>
      <w:fldChar w:fldCharType="begin"/>
    </w:r>
    <w:r w:rsidRPr="00921686">
      <w:rPr>
        <w:rFonts w:ascii="Times New Roman" w:hAnsi="Times New Roman"/>
        <w:sz w:val="28"/>
        <w:szCs w:val="28"/>
      </w:rPr>
      <w:instrText xml:space="preserve"> PAGE   \* MERGEFORMAT </w:instrText>
    </w:r>
    <w:r w:rsidRPr="00921686">
      <w:rPr>
        <w:rFonts w:ascii="Times New Roman" w:hAnsi="Times New Roman"/>
        <w:sz w:val="28"/>
        <w:szCs w:val="28"/>
      </w:rPr>
      <w:fldChar w:fldCharType="separate"/>
    </w:r>
    <w:r w:rsidR="00DD03FD">
      <w:rPr>
        <w:rFonts w:ascii="Times New Roman" w:hAnsi="Times New Roman"/>
        <w:noProof/>
        <w:sz w:val="28"/>
        <w:szCs w:val="28"/>
      </w:rPr>
      <w:t>10</w:t>
    </w:r>
    <w:r w:rsidRPr="00921686">
      <w:rPr>
        <w:rFonts w:ascii="Times New Roman" w:hAnsi="Times New Roman"/>
        <w:sz w:val="28"/>
        <w:szCs w:val="28"/>
      </w:rPr>
      <w:fldChar w:fldCharType="end"/>
    </w:r>
  </w:p>
  <w:p w14:paraId="24673588" w14:textId="77777777" w:rsidR="00FA1B8A" w:rsidRDefault="00FA1B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830658"/>
    <w:multiLevelType w:val="singleLevel"/>
    <w:tmpl w:val="D3830658"/>
    <w:lvl w:ilvl="0">
      <w:start w:val="1"/>
      <w:numFmt w:val="decimal"/>
      <w:suff w:val="space"/>
      <w:lvlText w:val="%1."/>
      <w:lvlJc w:val="left"/>
      <w:pPr>
        <w:ind w:left="-60"/>
      </w:p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3157AFF"/>
    <w:multiLevelType w:val="hybridMultilevel"/>
    <w:tmpl w:val="77FA5894"/>
    <w:lvl w:ilvl="0" w:tplc="D338B1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4957AEA"/>
    <w:multiLevelType w:val="hybridMultilevel"/>
    <w:tmpl w:val="50B490FE"/>
    <w:lvl w:ilvl="0" w:tplc="9152654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FB9DC"/>
    <w:multiLevelType w:val="hybridMultilevel"/>
    <w:tmpl w:val="32FEB8F8"/>
    <w:lvl w:ilvl="0" w:tplc="94C272C4">
      <w:start w:val="1"/>
      <w:numFmt w:val="bullet"/>
      <w:lvlText w:val="-"/>
      <w:lvlJc w:val="left"/>
      <w:pPr>
        <w:ind w:left="720" w:hanging="360"/>
      </w:pPr>
      <w:rPr>
        <w:rFonts w:ascii="Symbol" w:hAnsi="Symbol" w:hint="default"/>
      </w:rPr>
    </w:lvl>
    <w:lvl w:ilvl="1" w:tplc="536CE886">
      <w:start w:val="1"/>
      <w:numFmt w:val="bullet"/>
      <w:lvlText w:val="o"/>
      <w:lvlJc w:val="left"/>
      <w:pPr>
        <w:ind w:left="1440" w:hanging="360"/>
      </w:pPr>
      <w:rPr>
        <w:rFonts w:ascii="Courier New" w:hAnsi="Courier New" w:hint="default"/>
      </w:rPr>
    </w:lvl>
    <w:lvl w:ilvl="2" w:tplc="226C035E">
      <w:start w:val="1"/>
      <w:numFmt w:val="bullet"/>
      <w:lvlText w:val=""/>
      <w:lvlJc w:val="left"/>
      <w:pPr>
        <w:ind w:left="2160" w:hanging="360"/>
      </w:pPr>
      <w:rPr>
        <w:rFonts w:ascii="Wingdings" w:hAnsi="Wingdings" w:hint="default"/>
      </w:rPr>
    </w:lvl>
    <w:lvl w:ilvl="3" w:tplc="A1329152">
      <w:start w:val="1"/>
      <w:numFmt w:val="bullet"/>
      <w:lvlText w:val=""/>
      <w:lvlJc w:val="left"/>
      <w:pPr>
        <w:ind w:left="2880" w:hanging="360"/>
      </w:pPr>
      <w:rPr>
        <w:rFonts w:ascii="Symbol" w:hAnsi="Symbol" w:hint="default"/>
      </w:rPr>
    </w:lvl>
    <w:lvl w:ilvl="4" w:tplc="5F8876A6">
      <w:start w:val="1"/>
      <w:numFmt w:val="bullet"/>
      <w:lvlText w:val="o"/>
      <w:lvlJc w:val="left"/>
      <w:pPr>
        <w:ind w:left="3600" w:hanging="360"/>
      </w:pPr>
      <w:rPr>
        <w:rFonts w:ascii="Courier New" w:hAnsi="Courier New" w:hint="default"/>
      </w:rPr>
    </w:lvl>
    <w:lvl w:ilvl="5" w:tplc="25629008">
      <w:start w:val="1"/>
      <w:numFmt w:val="bullet"/>
      <w:lvlText w:val=""/>
      <w:lvlJc w:val="left"/>
      <w:pPr>
        <w:ind w:left="4320" w:hanging="360"/>
      </w:pPr>
      <w:rPr>
        <w:rFonts w:ascii="Wingdings" w:hAnsi="Wingdings" w:hint="default"/>
      </w:rPr>
    </w:lvl>
    <w:lvl w:ilvl="6" w:tplc="F708830C">
      <w:start w:val="1"/>
      <w:numFmt w:val="bullet"/>
      <w:lvlText w:val=""/>
      <w:lvlJc w:val="left"/>
      <w:pPr>
        <w:ind w:left="5040" w:hanging="360"/>
      </w:pPr>
      <w:rPr>
        <w:rFonts w:ascii="Symbol" w:hAnsi="Symbol" w:hint="default"/>
      </w:rPr>
    </w:lvl>
    <w:lvl w:ilvl="7" w:tplc="FD08D970">
      <w:start w:val="1"/>
      <w:numFmt w:val="bullet"/>
      <w:lvlText w:val="o"/>
      <w:lvlJc w:val="left"/>
      <w:pPr>
        <w:ind w:left="5760" w:hanging="360"/>
      </w:pPr>
      <w:rPr>
        <w:rFonts w:ascii="Courier New" w:hAnsi="Courier New" w:hint="default"/>
      </w:rPr>
    </w:lvl>
    <w:lvl w:ilvl="8" w:tplc="5A7E1CAE">
      <w:start w:val="1"/>
      <w:numFmt w:val="bullet"/>
      <w:lvlText w:val=""/>
      <w:lvlJc w:val="left"/>
      <w:pPr>
        <w:ind w:left="6480" w:hanging="360"/>
      </w:pPr>
      <w:rPr>
        <w:rFonts w:ascii="Wingdings" w:hAnsi="Wingdings" w:hint="default"/>
      </w:rPr>
    </w:lvl>
  </w:abstractNum>
  <w:abstractNum w:abstractNumId="5" w15:restartNumberingAfterBreak="0">
    <w:nsid w:val="1F4C6DEB"/>
    <w:multiLevelType w:val="multilevel"/>
    <w:tmpl w:val="0D3E58FA"/>
    <w:lvl w:ilvl="0">
      <w:start w:val="1"/>
      <w:numFmt w:val="decimal"/>
      <w:lvlText w:val="%1."/>
      <w:lvlJc w:val="left"/>
      <w:pPr>
        <w:ind w:left="700" w:hanging="360"/>
      </w:pPr>
    </w:lvl>
    <w:lvl w:ilvl="1">
      <w:start w:val="1"/>
      <w:numFmt w:val="decimal"/>
      <w:lvlText w:val="%2."/>
      <w:lvlJc w:val="left"/>
      <w:pPr>
        <w:ind w:left="990" w:hanging="360"/>
      </w:pPr>
      <w:rPr>
        <w:b w:val="0"/>
        <w:bCs w:val="0"/>
        <w:i w:val="0"/>
        <w:iCs w:val="0"/>
      </w:rPr>
    </w:lvl>
    <w:lvl w:ilvl="2">
      <w:start w:val="1"/>
      <w:numFmt w:val="decimal"/>
      <w:isLgl/>
      <w:lvlText w:val="%1.%2.%3."/>
      <w:lvlJc w:val="left"/>
      <w:pPr>
        <w:ind w:left="1060" w:hanging="720"/>
      </w:pPr>
      <w:rPr>
        <w:rFonts w:hint="default"/>
      </w:rPr>
    </w:lvl>
    <w:lvl w:ilvl="3">
      <w:start w:val="1"/>
      <w:numFmt w:val="decimal"/>
      <w:isLgl/>
      <w:lvlText w:val="%1.%2.%3.%4."/>
      <w:lvlJc w:val="left"/>
      <w:pPr>
        <w:ind w:left="1420" w:hanging="1080"/>
      </w:pPr>
      <w:rPr>
        <w:rFonts w:hint="default"/>
      </w:rPr>
    </w:lvl>
    <w:lvl w:ilvl="4">
      <w:start w:val="1"/>
      <w:numFmt w:val="decimal"/>
      <w:isLgl/>
      <w:lvlText w:val="%1.%2.%3.%4.%5."/>
      <w:lvlJc w:val="left"/>
      <w:pPr>
        <w:ind w:left="1420" w:hanging="1080"/>
      </w:pPr>
      <w:rPr>
        <w:rFonts w:hint="default"/>
      </w:rPr>
    </w:lvl>
    <w:lvl w:ilvl="5">
      <w:start w:val="1"/>
      <w:numFmt w:val="decimal"/>
      <w:isLgl/>
      <w:lvlText w:val="%1.%2.%3.%4.%5.%6."/>
      <w:lvlJc w:val="left"/>
      <w:pPr>
        <w:ind w:left="1780" w:hanging="1440"/>
      </w:pPr>
      <w:rPr>
        <w:rFonts w:hint="default"/>
      </w:rPr>
    </w:lvl>
    <w:lvl w:ilvl="6">
      <w:start w:val="1"/>
      <w:numFmt w:val="decimal"/>
      <w:isLgl/>
      <w:lvlText w:val="%1.%2.%3.%4.%5.%6.%7."/>
      <w:lvlJc w:val="left"/>
      <w:pPr>
        <w:ind w:left="1780" w:hanging="1440"/>
      </w:pPr>
      <w:rPr>
        <w:rFonts w:hint="default"/>
      </w:rPr>
    </w:lvl>
    <w:lvl w:ilvl="7">
      <w:start w:val="1"/>
      <w:numFmt w:val="decimal"/>
      <w:isLgl/>
      <w:lvlText w:val="%1.%2.%3.%4.%5.%6.%7.%8."/>
      <w:lvlJc w:val="left"/>
      <w:pPr>
        <w:ind w:left="2140" w:hanging="1800"/>
      </w:pPr>
      <w:rPr>
        <w:rFonts w:hint="default"/>
      </w:rPr>
    </w:lvl>
    <w:lvl w:ilvl="8">
      <w:start w:val="1"/>
      <w:numFmt w:val="decimal"/>
      <w:isLgl/>
      <w:lvlText w:val="%1.%2.%3.%4.%5.%6.%7.%8.%9."/>
      <w:lvlJc w:val="left"/>
      <w:pPr>
        <w:ind w:left="2140" w:hanging="1800"/>
      </w:pPr>
      <w:rPr>
        <w:rFonts w:hint="default"/>
      </w:rPr>
    </w:lvl>
  </w:abstractNum>
  <w:abstractNum w:abstractNumId="6" w15:restartNumberingAfterBreak="0">
    <w:nsid w:val="202202C2"/>
    <w:multiLevelType w:val="hybridMultilevel"/>
    <w:tmpl w:val="67EEB118"/>
    <w:lvl w:ilvl="0" w:tplc="FFFFFFFF">
      <w:start w:val="1"/>
      <w:numFmt w:val="lowerLetter"/>
      <w:lvlText w:val="%1)"/>
      <w:lvlJc w:val="left"/>
      <w:pPr>
        <w:ind w:left="1440" w:hanging="360"/>
      </w:pPr>
      <w:rPr>
        <w:sz w:val="28"/>
        <w:szCs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2C511BB"/>
    <w:multiLevelType w:val="hybridMultilevel"/>
    <w:tmpl w:val="AD54F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9D1067"/>
    <w:multiLevelType w:val="multilevel"/>
    <w:tmpl w:val="E81E537A"/>
    <w:lvl w:ilvl="0">
      <w:start w:val="1"/>
      <w:numFmt w:val="decimal"/>
      <w:lvlText w:val="%1."/>
      <w:lvlJc w:val="left"/>
      <w:pPr>
        <w:ind w:left="360" w:hanging="360"/>
      </w:pPr>
      <w:rPr>
        <w:rFonts w:hint="default"/>
      </w:rPr>
    </w:lvl>
    <w:lvl w:ilvl="1">
      <w:start w:val="1"/>
      <w:numFmt w:val="decimal"/>
      <w:lvlText w:val="%1.%2."/>
      <w:lvlJc w:val="left"/>
      <w:pPr>
        <w:ind w:left="1620" w:hanging="360"/>
      </w:pPr>
      <w:rPr>
        <w:rFonts w:hint="default"/>
        <w:b/>
        <w:bCs w:val="0"/>
        <w:sz w:val="26"/>
        <w:szCs w:val="26"/>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9" w15:restartNumberingAfterBreak="0">
    <w:nsid w:val="2FB85949"/>
    <w:multiLevelType w:val="hybridMultilevel"/>
    <w:tmpl w:val="107A8EBC"/>
    <w:lvl w:ilvl="0" w:tplc="9152654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8E3C20"/>
    <w:multiLevelType w:val="multilevel"/>
    <w:tmpl w:val="6CDA6092"/>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CAA1839"/>
    <w:multiLevelType w:val="hybridMultilevel"/>
    <w:tmpl w:val="D69EE73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23A601F"/>
    <w:multiLevelType w:val="multilevel"/>
    <w:tmpl w:val="F4C01C84"/>
    <w:lvl w:ilvl="0">
      <w:start w:val="1"/>
      <w:numFmt w:val="decimal"/>
      <w:lvlText w:val="ĐIỀU %1."/>
      <w:lvlJc w:val="left"/>
      <w:pPr>
        <w:ind w:left="720" w:hanging="360"/>
      </w:pPr>
      <w:rPr>
        <w:rFonts w:cs="Calibri"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52F68B5"/>
    <w:multiLevelType w:val="hybridMultilevel"/>
    <w:tmpl w:val="9F620FC8"/>
    <w:lvl w:ilvl="0" w:tplc="F28690AC">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5231624C"/>
    <w:multiLevelType w:val="multilevel"/>
    <w:tmpl w:val="5231624C"/>
    <w:lvl w:ilvl="0">
      <w:start w:val="1"/>
      <w:numFmt w:val="decimal"/>
      <w:lvlText w:val="%1."/>
      <w:lvlJc w:val="left"/>
      <w:pPr>
        <w:ind w:left="3338" w:hanging="360"/>
      </w:pPr>
      <w:rPr>
        <w:rFonts w:ascii="Times New Roman" w:eastAsia="Calibri" w:hAnsi="Times New Roman" w:cs="Times New Roman"/>
        <w:b w:val="0"/>
      </w:rPr>
    </w:lvl>
    <w:lvl w:ilvl="1">
      <w:start w:val="1"/>
      <w:numFmt w:val="lowerLetter"/>
      <w:lvlText w:val="%2."/>
      <w:lvlJc w:val="left"/>
      <w:pPr>
        <w:ind w:left="4058" w:hanging="360"/>
      </w:pPr>
    </w:lvl>
    <w:lvl w:ilvl="2">
      <w:start w:val="1"/>
      <w:numFmt w:val="lowerRoman"/>
      <w:lvlText w:val="%3."/>
      <w:lvlJc w:val="right"/>
      <w:pPr>
        <w:ind w:left="4778" w:hanging="180"/>
      </w:pPr>
    </w:lvl>
    <w:lvl w:ilvl="3">
      <w:start w:val="1"/>
      <w:numFmt w:val="decimal"/>
      <w:lvlText w:val="%4."/>
      <w:lvlJc w:val="left"/>
      <w:pPr>
        <w:ind w:left="5498" w:hanging="360"/>
      </w:pPr>
    </w:lvl>
    <w:lvl w:ilvl="4">
      <w:start w:val="1"/>
      <w:numFmt w:val="lowerLetter"/>
      <w:lvlText w:val="%5."/>
      <w:lvlJc w:val="left"/>
      <w:pPr>
        <w:ind w:left="6218" w:hanging="360"/>
      </w:pPr>
    </w:lvl>
    <w:lvl w:ilvl="5">
      <w:start w:val="1"/>
      <w:numFmt w:val="lowerRoman"/>
      <w:lvlText w:val="%6."/>
      <w:lvlJc w:val="right"/>
      <w:pPr>
        <w:ind w:left="6938" w:hanging="180"/>
      </w:pPr>
    </w:lvl>
    <w:lvl w:ilvl="6">
      <w:start w:val="1"/>
      <w:numFmt w:val="decimal"/>
      <w:lvlText w:val="%7."/>
      <w:lvlJc w:val="left"/>
      <w:pPr>
        <w:ind w:left="7658" w:hanging="360"/>
      </w:pPr>
    </w:lvl>
    <w:lvl w:ilvl="7">
      <w:start w:val="1"/>
      <w:numFmt w:val="lowerLetter"/>
      <w:lvlText w:val="%8."/>
      <w:lvlJc w:val="left"/>
      <w:pPr>
        <w:ind w:left="8378" w:hanging="360"/>
      </w:pPr>
    </w:lvl>
    <w:lvl w:ilvl="8">
      <w:start w:val="1"/>
      <w:numFmt w:val="lowerRoman"/>
      <w:lvlText w:val="%9."/>
      <w:lvlJc w:val="right"/>
      <w:pPr>
        <w:ind w:left="9098" w:hanging="180"/>
      </w:pPr>
    </w:lvl>
  </w:abstractNum>
  <w:abstractNum w:abstractNumId="15" w15:restartNumberingAfterBreak="0">
    <w:nsid w:val="52BF2777"/>
    <w:multiLevelType w:val="hybridMultilevel"/>
    <w:tmpl w:val="82F446BE"/>
    <w:lvl w:ilvl="0" w:tplc="60AE79DE">
      <w:start w:val="1"/>
      <w:numFmt w:val="lowerRoman"/>
      <w:lvlText w:val="(%1)"/>
      <w:lvlJc w:val="left"/>
      <w:pPr>
        <w:ind w:left="2847" w:hanging="360"/>
      </w:pPr>
      <w:rPr>
        <w:rFonts w:ascii="Times New Roman" w:eastAsia="Times New Roman" w:hAnsi="Times New Roman" w:cs="Times New Roman" w:hint="default"/>
        <w:i/>
        <w:iCs w:val="0"/>
      </w:rPr>
    </w:lvl>
    <w:lvl w:ilvl="1" w:tplc="04090003">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6" w15:restartNumberingAfterBreak="0">
    <w:nsid w:val="541A2255"/>
    <w:multiLevelType w:val="hybridMultilevel"/>
    <w:tmpl w:val="67EEB118"/>
    <w:lvl w:ilvl="0" w:tplc="8FC02612">
      <w:start w:val="1"/>
      <w:numFmt w:val="lowerLetter"/>
      <w:lvlText w:val="%1)"/>
      <w:lvlJc w:val="left"/>
      <w:pPr>
        <w:ind w:left="1440" w:hanging="360"/>
      </w:pPr>
      <w:rPr>
        <w:sz w:val="28"/>
        <w:szCs w:val="28"/>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6635945"/>
    <w:multiLevelType w:val="hybridMultilevel"/>
    <w:tmpl w:val="88C8016E"/>
    <w:lvl w:ilvl="0" w:tplc="441C6D2A">
      <w:start w:val="1"/>
      <w:numFmt w:val="lowerLetter"/>
      <w:lvlText w:val="%1)"/>
      <w:lvlJc w:val="left"/>
      <w:pPr>
        <w:ind w:left="1440" w:hanging="360"/>
      </w:pPr>
      <w:rPr>
        <w:sz w:val="28"/>
        <w:szCs w:val="2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5BE2323F"/>
    <w:multiLevelType w:val="hybridMultilevel"/>
    <w:tmpl w:val="B44C568E"/>
    <w:lvl w:ilvl="0" w:tplc="04090001">
      <w:start w:val="1"/>
      <w:numFmt w:val="bullet"/>
      <w:lvlText w:val=""/>
      <w:lvlJc w:val="left"/>
      <w:pPr>
        <w:ind w:left="2314" w:hanging="360"/>
      </w:pPr>
      <w:rPr>
        <w:rFonts w:ascii="Symbol" w:hAnsi="Symbol" w:hint="default"/>
      </w:rPr>
    </w:lvl>
    <w:lvl w:ilvl="1" w:tplc="04090003">
      <w:start w:val="1"/>
      <w:numFmt w:val="bullet"/>
      <w:lvlText w:val="o"/>
      <w:lvlJc w:val="left"/>
      <w:pPr>
        <w:ind w:left="3034" w:hanging="360"/>
      </w:pPr>
      <w:rPr>
        <w:rFonts w:ascii="Courier New" w:hAnsi="Courier New" w:cs="Courier New" w:hint="default"/>
      </w:rPr>
    </w:lvl>
    <w:lvl w:ilvl="2" w:tplc="04090005" w:tentative="1">
      <w:start w:val="1"/>
      <w:numFmt w:val="bullet"/>
      <w:lvlText w:val=""/>
      <w:lvlJc w:val="left"/>
      <w:pPr>
        <w:ind w:left="3754" w:hanging="360"/>
      </w:pPr>
      <w:rPr>
        <w:rFonts w:ascii="Wingdings" w:hAnsi="Wingdings" w:hint="default"/>
      </w:rPr>
    </w:lvl>
    <w:lvl w:ilvl="3" w:tplc="04090001" w:tentative="1">
      <w:start w:val="1"/>
      <w:numFmt w:val="bullet"/>
      <w:lvlText w:val=""/>
      <w:lvlJc w:val="left"/>
      <w:pPr>
        <w:ind w:left="4474" w:hanging="360"/>
      </w:pPr>
      <w:rPr>
        <w:rFonts w:ascii="Symbol" w:hAnsi="Symbol" w:hint="default"/>
      </w:rPr>
    </w:lvl>
    <w:lvl w:ilvl="4" w:tplc="04090003" w:tentative="1">
      <w:start w:val="1"/>
      <w:numFmt w:val="bullet"/>
      <w:lvlText w:val="o"/>
      <w:lvlJc w:val="left"/>
      <w:pPr>
        <w:ind w:left="5194" w:hanging="360"/>
      </w:pPr>
      <w:rPr>
        <w:rFonts w:ascii="Courier New" w:hAnsi="Courier New" w:cs="Courier New" w:hint="default"/>
      </w:rPr>
    </w:lvl>
    <w:lvl w:ilvl="5" w:tplc="04090005" w:tentative="1">
      <w:start w:val="1"/>
      <w:numFmt w:val="bullet"/>
      <w:lvlText w:val=""/>
      <w:lvlJc w:val="left"/>
      <w:pPr>
        <w:ind w:left="5914" w:hanging="360"/>
      </w:pPr>
      <w:rPr>
        <w:rFonts w:ascii="Wingdings" w:hAnsi="Wingdings" w:hint="default"/>
      </w:rPr>
    </w:lvl>
    <w:lvl w:ilvl="6" w:tplc="04090001" w:tentative="1">
      <w:start w:val="1"/>
      <w:numFmt w:val="bullet"/>
      <w:lvlText w:val=""/>
      <w:lvlJc w:val="left"/>
      <w:pPr>
        <w:ind w:left="6634" w:hanging="360"/>
      </w:pPr>
      <w:rPr>
        <w:rFonts w:ascii="Symbol" w:hAnsi="Symbol" w:hint="default"/>
      </w:rPr>
    </w:lvl>
    <w:lvl w:ilvl="7" w:tplc="04090003" w:tentative="1">
      <w:start w:val="1"/>
      <w:numFmt w:val="bullet"/>
      <w:lvlText w:val="o"/>
      <w:lvlJc w:val="left"/>
      <w:pPr>
        <w:ind w:left="7354" w:hanging="360"/>
      </w:pPr>
      <w:rPr>
        <w:rFonts w:ascii="Courier New" w:hAnsi="Courier New" w:cs="Courier New" w:hint="default"/>
      </w:rPr>
    </w:lvl>
    <w:lvl w:ilvl="8" w:tplc="04090005" w:tentative="1">
      <w:start w:val="1"/>
      <w:numFmt w:val="bullet"/>
      <w:lvlText w:val=""/>
      <w:lvlJc w:val="left"/>
      <w:pPr>
        <w:ind w:left="8074" w:hanging="360"/>
      </w:pPr>
      <w:rPr>
        <w:rFonts w:ascii="Wingdings" w:hAnsi="Wingdings" w:hint="default"/>
      </w:rPr>
    </w:lvl>
  </w:abstractNum>
  <w:abstractNum w:abstractNumId="19" w15:restartNumberingAfterBreak="0">
    <w:nsid w:val="5F4D65C7"/>
    <w:multiLevelType w:val="hybridMultilevel"/>
    <w:tmpl w:val="BAC4A5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75445C"/>
    <w:multiLevelType w:val="hybridMultilevel"/>
    <w:tmpl w:val="99E097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B4A751"/>
    <w:multiLevelType w:val="singleLevel"/>
    <w:tmpl w:val="64B4A751"/>
    <w:lvl w:ilvl="0">
      <w:start w:val="1"/>
      <w:numFmt w:val="decimal"/>
      <w:suff w:val="space"/>
      <w:lvlText w:val="%1."/>
      <w:lvlJc w:val="left"/>
    </w:lvl>
  </w:abstractNum>
  <w:abstractNum w:abstractNumId="22" w15:restartNumberingAfterBreak="0">
    <w:nsid w:val="66D0154B"/>
    <w:multiLevelType w:val="hybridMultilevel"/>
    <w:tmpl w:val="240A1428"/>
    <w:lvl w:ilvl="0" w:tplc="8AFE97D0">
      <w:numFmt w:val="bullet"/>
      <w:lvlText w:val="-"/>
      <w:lvlJc w:val="left"/>
      <w:pPr>
        <w:ind w:left="1020" w:hanging="360"/>
      </w:pPr>
      <w:rPr>
        <w:rFonts w:ascii="Times New Roman" w:eastAsia="Times New Roman" w:hAnsi="Times New Roman" w:cs="Times New Roman" w:hint="default"/>
        <w:b/>
        <w:bCs/>
        <w:w w:val="99"/>
        <w:sz w:val="26"/>
        <w:szCs w:val="26"/>
        <w:lang w:val="vi" w:eastAsia="en-US" w:bidi="ar-SA"/>
      </w:rPr>
    </w:lvl>
    <w:lvl w:ilvl="1" w:tplc="A2D2DA90">
      <w:numFmt w:val="bullet"/>
      <w:lvlText w:val="•"/>
      <w:lvlJc w:val="left"/>
      <w:pPr>
        <w:ind w:left="1994" w:hanging="360"/>
      </w:pPr>
      <w:rPr>
        <w:rFonts w:hint="default"/>
        <w:lang w:val="vi" w:eastAsia="en-US" w:bidi="ar-SA"/>
      </w:rPr>
    </w:lvl>
    <w:lvl w:ilvl="2" w:tplc="5E30E558">
      <w:numFmt w:val="bullet"/>
      <w:lvlText w:val="•"/>
      <w:lvlJc w:val="left"/>
      <w:pPr>
        <w:ind w:left="2969" w:hanging="360"/>
      </w:pPr>
      <w:rPr>
        <w:rFonts w:hint="default"/>
        <w:lang w:val="vi" w:eastAsia="en-US" w:bidi="ar-SA"/>
      </w:rPr>
    </w:lvl>
    <w:lvl w:ilvl="3" w:tplc="F1AE5210">
      <w:numFmt w:val="bullet"/>
      <w:lvlText w:val="•"/>
      <w:lvlJc w:val="left"/>
      <w:pPr>
        <w:ind w:left="3943" w:hanging="360"/>
      </w:pPr>
      <w:rPr>
        <w:rFonts w:hint="default"/>
        <w:lang w:val="vi" w:eastAsia="en-US" w:bidi="ar-SA"/>
      </w:rPr>
    </w:lvl>
    <w:lvl w:ilvl="4" w:tplc="A7F4DA34">
      <w:numFmt w:val="bullet"/>
      <w:lvlText w:val="•"/>
      <w:lvlJc w:val="left"/>
      <w:pPr>
        <w:ind w:left="4918" w:hanging="360"/>
      </w:pPr>
      <w:rPr>
        <w:rFonts w:hint="default"/>
        <w:lang w:val="vi" w:eastAsia="en-US" w:bidi="ar-SA"/>
      </w:rPr>
    </w:lvl>
    <w:lvl w:ilvl="5" w:tplc="79EA7E02">
      <w:numFmt w:val="bullet"/>
      <w:lvlText w:val="•"/>
      <w:lvlJc w:val="left"/>
      <w:pPr>
        <w:ind w:left="5893" w:hanging="360"/>
      </w:pPr>
      <w:rPr>
        <w:rFonts w:hint="default"/>
        <w:lang w:val="vi" w:eastAsia="en-US" w:bidi="ar-SA"/>
      </w:rPr>
    </w:lvl>
    <w:lvl w:ilvl="6" w:tplc="85D4A9B6">
      <w:numFmt w:val="bullet"/>
      <w:lvlText w:val="•"/>
      <w:lvlJc w:val="left"/>
      <w:pPr>
        <w:ind w:left="6867" w:hanging="360"/>
      </w:pPr>
      <w:rPr>
        <w:rFonts w:hint="default"/>
        <w:lang w:val="vi" w:eastAsia="en-US" w:bidi="ar-SA"/>
      </w:rPr>
    </w:lvl>
    <w:lvl w:ilvl="7" w:tplc="45CAAD34">
      <w:numFmt w:val="bullet"/>
      <w:lvlText w:val="•"/>
      <w:lvlJc w:val="left"/>
      <w:pPr>
        <w:ind w:left="7842" w:hanging="360"/>
      </w:pPr>
      <w:rPr>
        <w:rFonts w:hint="default"/>
        <w:lang w:val="vi" w:eastAsia="en-US" w:bidi="ar-SA"/>
      </w:rPr>
    </w:lvl>
    <w:lvl w:ilvl="8" w:tplc="3AF68286">
      <w:numFmt w:val="bullet"/>
      <w:lvlText w:val="•"/>
      <w:lvlJc w:val="left"/>
      <w:pPr>
        <w:ind w:left="8817" w:hanging="360"/>
      </w:pPr>
      <w:rPr>
        <w:rFonts w:hint="default"/>
        <w:lang w:val="vi" w:eastAsia="en-US" w:bidi="ar-SA"/>
      </w:rPr>
    </w:lvl>
  </w:abstractNum>
  <w:abstractNum w:abstractNumId="23" w15:restartNumberingAfterBreak="0">
    <w:nsid w:val="6FA60737"/>
    <w:multiLevelType w:val="hybridMultilevel"/>
    <w:tmpl w:val="F00E0C5E"/>
    <w:lvl w:ilvl="0" w:tplc="E040ADE2">
      <w:start w:val="1"/>
      <w:numFmt w:val="bullet"/>
      <w:lvlText w:val=""/>
      <w:lvlJc w:val="left"/>
      <w:pPr>
        <w:tabs>
          <w:tab w:val="num" w:pos="1134"/>
        </w:tabs>
        <w:ind w:left="1134" w:hanging="283"/>
      </w:pPr>
      <w:rPr>
        <w:rFonts w:ascii="Wingdings" w:hAnsi="Wingdings" w:hint="default"/>
      </w:rPr>
    </w:lvl>
    <w:lvl w:ilvl="1" w:tplc="2AF4322A">
      <w:start w:val="1"/>
      <w:numFmt w:val="decimal"/>
      <w:lvlText w:val="3.%2."/>
      <w:lvlJc w:val="left"/>
      <w:pPr>
        <w:tabs>
          <w:tab w:val="num" w:pos="851"/>
        </w:tabs>
        <w:ind w:left="851" w:hanging="56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BB5B7F"/>
    <w:multiLevelType w:val="hybridMultilevel"/>
    <w:tmpl w:val="6748D5AA"/>
    <w:lvl w:ilvl="0" w:tplc="0A84DE28">
      <w:start w:val="1"/>
      <w:numFmt w:val="lowerLetter"/>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AA415B"/>
    <w:multiLevelType w:val="hybridMultilevel"/>
    <w:tmpl w:val="E4F40878"/>
    <w:lvl w:ilvl="0" w:tplc="A14C54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72E03EF"/>
    <w:multiLevelType w:val="multilevel"/>
    <w:tmpl w:val="772E03EF"/>
    <w:lvl w:ilvl="0">
      <w:start w:val="2"/>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7" w15:restartNumberingAfterBreak="0">
    <w:nsid w:val="7BAC5275"/>
    <w:multiLevelType w:val="multilevel"/>
    <w:tmpl w:val="7BAC5275"/>
    <w:lvl w:ilvl="0">
      <w:start w:val="1"/>
      <w:numFmt w:val="lowerLetter"/>
      <w:lvlText w:val="%1)"/>
      <w:lvlJc w:val="left"/>
      <w:pPr>
        <w:ind w:left="1080" w:hanging="360"/>
      </w:pPr>
      <w:rPr>
        <w:rFonts w:ascii="Times New Roman" w:eastAsia="Calibri" w:hAnsi="Times New Roman" w:cs="Times New Roman"/>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16cid:durableId="1868830264">
    <w:abstractNumId w:val="21"/>
  </w:num>
  <w:num w:numId="2" w16cid:durableId="873923599">
    <w:abstractNumId w:val="14"/>
  </w:num>
  <w:num w:numId="3" w16cid:durableId="1757631479">
    <w:abstractNumId w:val="27"/>
  </w:num>
  <w:num w:numId="4" w16cid:durableId="88741581">
    <w:abstractNumId w:val="26"/>
  </w:num>
  <w:num w:numId="5" w16cid:durableId="1938521631">
    <w:abstractNumId w:val="0"/>
  </w:num>
  <w:num w:numId="6" w16cid:durableId="597173922">
    <w:abstractNumId w:val="22"/>
  </w:num>
  <w:num w:numId="7" w16cid:durableId="189035234">
    <w:abstractNumId w:val="16"/>
  </w:num>
  <w:num w:numId="8" w16cid:durableId="2118332798">
    <w:abstractNumId w:val="25"/>
  </w:num>
  <w:num w:numId="9" w16cid:durableId="508761343">
    <w:abstractNumId w:val="19"/>
  </w:num>
  <w:num w:numId="10" w16cid:durableId="1531142357">
    <w:abstractNumId w:val="24"/>
  </w:num>
  <w:num w:numId="11" w16cid:durableId="1391999913">
    <w:abstractNumId w:val="17"/>
  </w:num>
  <w:num w:numId="12" w16cid:durableId="1565414682">
    <w:abstractNumId w:val="20"/>
  </w:num>
  <w:num w:numId="13" w16cid:durableId="1617132383">
    <w:abstractNumId w:val="11"/>
  </w:num>
  <w:num w:numId="14" w16cid:durableId="356858921">
    <w:abstractNumId w:val="2"/>
  </w:num>
  <w:num w:numId="15" w16cid:durableId="967272454">
    <w:abstractNumId w:val="6"/>
  </w:num>
  <w:num w:numId="16" w16cid:durableId="308175791">
    <w:abstractNumId w:val="4"/>
  </w:num>
  <w:num w:numId="17" w16cid:durableId="1634796012">
    <w:abstractNumId w:val="1"/>
  </w:num>
  <w:num w:numId="18" w16cid:durableId="89811997">
    <w:abstractNumId w:val="8"/>
  </w:num>
  <w:num w:numId="19" w16cid:durableId="1122578133">
    <w:abstractNumId w:val="9"/>
  </w:num>
  <w:num w:numId="20" w16cid:durableId="1051033343">
    <w:abstractNumId w:val="3"/>
  </w:num>
  <w:num w:numId="21" w16cid:durableId="155927114">
    <w:abstractNumId w:val="18"/>
  </w:num>
  <w:num w:numId="22" w16cid:durableId="963732602">
    <w:abstractNumId w:val="23"/>
  </w:num>
  <w:num w:numId="23" w16cid:durableId="360522092">
    <w:abstractNumId w:val="10"/>
  </w:num>
  <w:num w:numId="24" w16cid:durableId="388462267">
    <w:abstractNumId w:val="12"/>
  </w:num>
  <w:num w:numId="25" w16cid:durableId="120223357">
    <w:abstractNumId w:val="15"/>
  </w:num>
  <w:num w:numId="26" w16cid:durableId="1860508584">
    <w:abstractNumId w:val="5"/>
  </w:num>
  <w:num w:numId="27" w16cid:durableId="519659657">
    <w:abstractNumId w:val="13"/>
  </w:num>
  <w:num w:numId="28" w16cid:durableId="61482535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Tú Trần">
    <w15:presenceInfo w15:providerId="Windows Live" w15:userId="60ba6b76a4eb8f29"/>
  </w15:person>
  <w15:person w15:author="Nguyen Van Hoa">
    <w15:presenceInfo w15:providerId="Windows Live" w15:userId="b2ca3d7eb93969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hideSpellingErrors/>
  <w:proofState w:spelling="clean" w:grammar="clean"/>
  <w:trackRevisions/>
  <w:defaultTabStop w:val="170"/>
  <w:drawingGridHorizontalSpacing w:val="110"/>
  <w:noPunctuationKerning/>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02"/>
    <w:rsid w:val="000007CA"/>
    <w:rsid w:val="00000E2A"/>
    <w:rsid w:val="00000E32"/>
    <w:rsid w:val="0000333A"/>
    <w:rsid w:val="00004685"/>
    <w:rsid w:val="00006899"/>
    <w:rsid w:val="0000794E"/>
    <w:rsid w:val="000172E4"/>
    <w:rsid w:val="000174FB"/>
    <w:rsid w:val="0002125D"/>
    <w:rsid w:val="00021762"/>
    <w:rsid w:val="00022D67"/>
    <w:rsid w:val="0002452F"/>
    <w:rsid w:val="000247FC"/>
    <w:rsid w:val="00025904"/>
    <w:rsid w:val="00026262"/>
    <w:rsid w:val="00027025"/>
    <w:rsid w:val="0002717C"/>
    <w:rsid w:val="000277D6"/>
    <w:rsid w:val="000328C2"/>
    <w:rsid w:val="00032945"/>
    <w:rsid w:val="000329A4"/>
    <w:rsid w:val="00033670"/>
    <w:rsid w:val="00033B57"/>
    <w:rsid w:val="00035D67"/>
    <w:rsid w:val="0003717C"/>
    <w:rsid w:val="00037488"/>
    <w:rsid w:val="000375A6"/>
    <w:rsid w:val="00037FCD"/>
    <w:rsid w:val="00040BEA"/>
    <w:rsid w:val="0004165C"/>
    <w:rsid w:val="00041A0B"/>
    <w:rsid w:val="000429A7"/>
    <w:rsid w:val="000436DE"/>
    <w:rsid w:val="00045C22"/>
    <w:rsid w:val="00046653"/>
    <w:rsid w:val="00047A24"/>
    <w:rsid w:val="00047B6E"/>
    <w:rsid w:val="000501A7"/>
    <w:rsid w:val="00050591"/>
    <w:rsid w:val="000515ED"/>
    <w:rsid w:val="00051F46"/>
    <w:rsid w:val="0005338E"/>
    <w:rsid w:val="00053863"/>
    <w:rsid w:val="000543AC"/>
    <w:rsid w:val="000558B5"/>
    <w:rsid w:val="00055A1A"/>
    <w:rsid w:val="000560F8"/>
    <w:rsid w:val="000568FA"/>
    <w:rsid w:val="00056B37"/>
    <w:rsid w:val="000570CA"/>
    <w:rsid w:val="00057154"/>
    <w:rsid w:val="00057DD3"/>
    <w:rsid w:val="000630F7"/>
    <w:rsid w:val="000653D9"/>
    <w:rsid w:val="0006571F"/>
    <w:rsid w:val="00065FAE"/>
    <w:rsid w:val="00070A3F"/>
    <w:rsid w:val="00072B72"/>
    <w:rsid w:val="00072BBC"/>
    <w:rsid w:val="00072F4D"/>
    <w:rsid w:val="0007373C"/>
    <w:rsid w:val="00073C15"/>
    <w:rsid w:val="000762E1"/>
    <w:rsid w:val="0007640C"/>
    <w:rsid w:val="00076595"/>
    <w:rsid w:val="00077240"/>
    <w:rsid w:val="00080638"/>
    <w:rsid w:val="000806FA"/>
    <w:rsid w:val="00082025"/>
    <w:rsid w:val="000820A9"/>
    <w:rsid w:val="000853A3"/>
    <w:rsid w:val="00085BDB"/>
    <w:rsid w:val="00086964"/>
    <w:rsid w:val="00086E3E"/>
    <w:rsid w:val="00092649"/>
    <w:rsid w:val="000931F5"/>
    <w:rsid w:val="00094786"/>
    <w:rsid w:val="00095B9F"/>
    <w:rsid w:val="000977A4"/>
    <w:rsid w:val="00097990"/>
    <w:rsid w:val="00097BCE"/>
    <w:rsid w:val="00097F9A"/>
    <w:rsid w:val="000A0BA9"/>
    <w:rsid w:val="000A1158"/>
    <w:rsid w:val="000A26F8"/>
    <w:rsid w:val="000A3140"/>
    <w:rsid w:val="000A33DC"/>
    <w:rsid w:val="000A38C0"/>
    <w:rsid w:val="000A4C17"/>
    <w:rsid w:val="000A70ED"/>
    <w:rsid w:val="000A723F"/>
    <w:rsid w:val="000A7E4C"/>
    <w:rsid w:val="000B1707"/>
    <w:rsid w:val="000B38B0"/>
    <w:rsid w:val="000B3B7F"/>
    <w:rsid w:val="000B3C11"/>
    <w:rsid w:val="000B3D06"/>
    <w:rsid w:val="000B48EF"/>
    <w:rsid w:val="000B49F5"/>
    <w:rsid w:val="000B4DA1"/>
    <w:rsid w:val="000B6ACD"/>
    <w:rsid w:val="000C037E"/>
    <w:rsid w:val="000C05B2"/>
    <w:rsid w:val="000C2403"/>
    <w:rsid w:val="000C3406"/>
    <w:rsid w:val="000C3709"/>
    <w:rsid w:val="000C491A"/>
    <w:rsid w:val="000C4B32"/>
    <w:rsid w:val="000C551A"/>
    <w:rsid w:val="000C5C7C"/>
    <w:rsid w:val="000C719A"/>
    <w:rsid w:val="000D0C61"/>
    <w:rsid w:val="000D0E58"/>
    <w:rsid w:val="000D2287"/>
    <w:rsid w:val="000D2FAA"/>
    <w:rsid w:val="000D4259"/>
    <w:rsid w:val="000D4C5F"/>
    <w:rsid w:val="000D5750"/>
    <w:rsid w:val="000D5800"/>
    <w:rsid w:val="000D590D"/>
    <w:rsid w:val="000D721F"/>
    <w:rsid w:val="000D7584"/>
    <w:rsid w:val="000D7ED0"/>
    <w:rsid w:val="000E0249"/>
    <w:rsid w:val="000E02A6"/>
    <w:rsid w:val="000E15C8"/>
    <w:rsid w:val="000E3289"/>
    <w:rsid w:val="000E348F"/>
    <w:rsid w:val="000E3596"/>
    <w:rsid w:val="000E45F7"/>
    <w:rsid w:val="000E69A9"/>
    <w:rsid w:val="000F16C1"/>
    <w:rsid w:val="000F2A17"/>
    <w:rsid w:val="000F2ACC"/>
    <w:rsid w:val="000F313B"/>
    <w:rsid w:val="000F3547"/>
    <w:rsid w:val="000F4C34"/>
    <w:rsid w:val="000F65BA"/>
    <w:rsid w:val="000F75BC"/>
    <w:rsid w:val="001025C9"/>
    <w:rsid w:val="001039F1"/>
    <w:rsid w:val="00103EEC"/>
    <w:rsid w:val="001052DB"/>
    <w:rsid w:val="0010737A"/>
    <w:rsid w:val="001076F9"/>
    <w:rsid w:val="00111F28"/>
    <w:rsid w:val="001151AF"/>
    <w:rsid w:val="001165BF"/>
    <w:rsid w:val="00116F19"/>
    <w:rsid w:val="0011772B"/>
    <w:rsid w:val="00117F69"/>
    <w:rsid w:val="0012043A"/>
    <w:rsid w:val="00122128"/>
    <w:rsid w:val="0012259E"/>
    <w:rsid w:val="00122810"/>
    <w:rsid w:val="0012533B"/>
    <w:rsid w:val="0012680B"/>
    <w:rsid w:val="001273A2"/>
    <w:rsid w:val="00127406"/>
    <w:rsid w:val="00127AE3"/>
    <w:rsid w:val="001306B2"/>
    <w:rsid w:val="00130918"/>
    <w:rsid w:val="00132107"/>
    <w:rsid w:val="001323CF"/>
    <w:rsid w:val="00135B03"/>
    <w:rsid w:val="00137216"/>
    <w:rsid w:val="001411B1"/>
    <w:rsid w:val="00141FB0"/>
    <w:rsid w:val="00144F08"/>
    <w:rsid w:val="001464B0"/>
    <w:rsid w:val="001501ED"/>
    <w:rsid w:val="0015121E"/>
    <w:rsid w:val="0015127F"/>
    <w:rsid w:val="00151608"/>
    <w:rsid w:val="00152867"/>
    <w:rsid w:val="00153156"/>
    <w:rsid w:val="001562C7"/>
    <w:rsid w:val="0015632F"/>
    <w:rsid w:val="00157F48"/>
    <w:rsid w:val="00161907"/>
    <w:rsid w:val="001632E0"/>
    <w:rsid w:val="00165108"/>
    <w:rsid w:val="00170A14"/>
    <w:rsid w:val="00171ACC"/>
    <w:rsid w:val="001720F3"/>
    <w:rsid w:val="00172D3F"/>
    <w:rsid w:val="0017312C"/>
    <w:rsid w:val="00173134"/>
    <w:rsid w:val="001736B6"/>
    <w:rsid w:val="001765A0"/>
    <w:rsid w:val="00176CF5"/>
    <w:rsid w:val="001814BF"/>
    <w:rsid w:val="00183072"/>
    <w:rsid w:val="001837EE"/>
    <w:rsid w:val="00183BF6"/>
    <w:rsid w:val="00184D87"/>
    <w:rsid w:val="0018533D"/>
    <w:rsid w:val="001878D2"/>
    <w:rsid w:val="00190B65"/>
    <w:rsid w:val="00190FA0"/>
    <w:rsid w:val="00194753"/>
    <w:rsid w:val="00195243"/>
    <w:rsid w:val="001976ED"/>
    <w:rsid w:val="0019792D"/>
    <w:rsid w:val="00197C4C"/>
    <w:rsid w:val="001A0253"/>
    <w:rsid w:val="001A042F"/>
    <w:rsid w:val="001A1F1C"/>
    <w:rsid w:val="001A28BD"/>
    <w:rsid w:val="001A32B4"/>
    <w:rsid w:val="001A40F4"/>
    <w:rsid w:val="001A4693"/>
    <w:rsid w:val="001A5724"/>
    <w:rsid w:val="001A6672"/>
    <w:rsid w:val="001A6FFA"/>
    <w:rsid w:val="001A7A9D"/>
    <w:rsid w:val="001B27A0"/>
    <w:rsid w:val="001B2A09"/>
    <w:rsid w:val="001B6A6E"/>
    <w:rsid w:val="001C2528"/>
    <w:rsid w:val="001C2C27"/>
    <w:rsid w:val="001C5801"/>
    <w:rsid w:val="001C5B44"/>
    <w:rsid w:val="001C5E2C"/>
    <w:rsid w:val="001C62E8"/>
    <w:rsid w:val="001C73ED"/>
    <w:rsid w:val="001C76B0"/>
    <w:rsid w:val="001D0AA7"/>
    <w:rsid w:val="001D3374"/>
    <w:rsid w:val="001D3D46"/>
    <w:rsid w:val="001D3D9D"/>
    <w:rsid w:val="001D63B4"/>
    <w:rsid w:val="001D665E"/>
    <w:rsid w:val="001D71E2"/>
    <w:rsid w:val="001D783B"/>
    <w:rsid w:val="001E1ADE"/>
    <w:rsid w:val="001E2B6C"/>
    <w:rsid w:val="001E2C74"/>
    <w:rsid w:val="001E3146"/>
    <w:rsid w:val="001E73D5"/>
    <w:rsid w:val="001E7AF4"/>
    <w:rsid w:val="001F1377"/>
    <w:rsid w:val="001F1FB3"/>
    <w:rsid w:val="001F2A7C"/>
    <w:rsid w:val="001F2C8B"/>
    <w:rsid w:val="001F3137"/>
    <w:rsid w:val="001F4444"/>
    <w:rsid w:val="001F4BC6"/>
    <w:rsid w:val="001F4E6F"/>
    <w:rsid w:val="001F5B46"/>
    <w:rsid w:val="0020057E"/>
    <w:rsid w:val="00200CCA"/>
    <w:rsid w:val="00202895"/>
    <w:rsid w:val="00206EDF"/>
    <w:rsid w:val="0020748A"/>
    <w:rsid w:val="00207E42"/>
    <w:rsid w:val="00207F60"/>
    <w:rsid w:val="002101DF"/>
    <w:rsid w:val="00210B8C"/>
    <w:rsid w:val="0021320E"/>
    <w:rsid w:val="002143A2"/>
    <w:rsid w:val="0021548B"/>
    <w:rsid w:val="00215A21"/>
    <w:rsid w:val="00215C6C"/>
    <w:rsid w:val="002174BF"/>
    <w:rsid w:val="00217DB5"/>
    <w:rsid w:val="00220A57"/>
    <w:rsid w:val="0022340E"/>
    <w:rsid w:val="00223794"/>
    <w:rsid w:val="002253E4"/>
    <w:rsid w:val="0022540F"/>
    <w:rsid w:val="002258CB"/>
    <w:rsid w:val="00225A69"/>
    <w:rsid w:val="00227855"/>
    <w:rsid w:val="0022789C"/>
    <w:rsid w:val="002303BA"/>
    <w:rsid w:val="002306AC"/>
    <w:rsid w:val="00230FD9"/>
    <w:rsid w:val="00231346"/>
    <w:rsid w:val="002327DD"/>
    <w:rsid w:val="00232CB0"/>
    <w:rsid w:val="0023377C"/>
    <w:rsid w:val="0023380C"/>
    <w:rsid w:val="00234670"/>
    <w:rsid w:val="00234855"/>
    <w:rsid w:val="00235603"/>
    <w:rsid w:val="00235780"/>
    <w:rsid w:val="00236359"/>
    <w:rsid w:val="002363D2"/>
    <w:rsid w:val="002367E7"/>
    <w:rsid w:val="002378EE"/>
    <w:rsid w:val="00237D71"/>
    <w:rsid w:val="00237EFC"/>
    <w:rsid w:val="002400FB"/>
    <w:rsid w:val="00241549"/>
    <w:rsid w:val="00242292"/>
    <w:rsid w:val="00242E5D"/>
    <w:rsid w:val="00243A4B"/>
    <w:rsid w:val="00243A82"/>
    <w:rsid w:val="0024454C"/>
    <w:rsid w:val="00244C24"/>
    <w:rsid w:val="002456BA"/>
    <w:rsid w:val="00246862"/>
    <w:rsid w:val="00246DD5"/>
    <w:rsid w:val="00247306"/>
    <w:rsid w:val="0024774B"/>
    <w:rsid w:val="00247CCD"/>
    <w:rsid w:val="00247F7D"/>
    <w:rsid w:val="002503CF"/>
    <w:rsid w:val="00250AB6"/>
    <w:rsid w:val="00250D94"/>
    <w:rsid w:val="00251B70"/>
    <w:rsid w:val="0025218B"/>
    <w:rsid w:val="002543CF"/>
    <w:rsid w:val="002553F1"/>
    <w:rsid w:val="002553FF"/>
    <w:rsid w:val="0025557D"/>
    <w:rsid w:val="0025684E"/>
    <w:rsid w:val="00257383"/>
    <w:rsid w:val="002573C8"/>
    <w:rsid w:val="002576A3"/>
    <w:rsid w:val="00263725"/>
    <w:rsid w:val="00263C4B"/>
    <w:rsid w:val="00265141"/>
    <w:rsid w:val="002661F9"/>
    <w:rsid w:val="00267EB7"/>
    <w:rsid w:val="00270228"/>
    <w:rsid w:val="00270A38"/>
    <w:rsid w:val="00270EF5"/>
    <w:rsid w:val="0027380A"/>
    <w:rsid w:val="002747BB"/>
    <w:rsid w:val="00274887"/>
    <w:rsid w:val="00275200"/>
    <w:rsid w:val="00275D22"/>
    <w:rsid w:val="00276EE0"/>
    <w:rsid w:val="00277DD6"/>
    <w:rsid w:val="0028111E"/>
    <w:rsid w:val="002824C2"/>
    <w:rsid w:val="00282922"/>
    <w:rsid w:val="00282B25"/>
    <w:rsid w:val="00282FA7"/>
    <w:rsid w:val="00284FC0"/>
    <w:rsid w:val="0028524E"/>
    <w:rsid w:val="00286083"/>
    <w:rsid w:val="002861AA"/>
    <w:rsid w:val="00287256"/>
    <w:rsid w:val="0028734E"/>
    <w:rsid w:val="002875BB"/>
    <w:rsid w:val="00290610"/>
    <w:rsid w:val="00290BAA"/>
    <w:rsid w:val="0029197D"/>
    <w:rsid w:val="00292577"/>
    <w:rsid w:val="00294B37"/>
    <w:rsid w:val="00294C41"/>
    <w:rsid w:val="00295FB4"/>
    <w:rsid w:val="002965DD"/>
    <w:rsid w:val="0029666A"/>
    <w:rsid w:val="00296708"/>
    <w:rsid w:val="002A191B"/>
    <w:rsid w:val="002A2C6F"/>
    <w:rsid w:val="002A5D8D"/>
    <w:rsid w:val="002A6065"/>
    <w:rsid w:val="002A61E1"/>
    <w:rsid w:val="002A6729"/>
    <w:rsid w:val="002B049E"/>
    <w:rsid w:val="002B0A2A"/>
    <w:rsid w:val="002B33C4"/>
    <w:rsid w:val="002B51C6"/>
    <w:rsid w:val="002B7FFD"/>
    <w:rsid w:val="002C092F"/>
    <w:rsid w:val="002C10D1"/>
    <w:rsid w:val="002C1E5E"/>
    <w:rsid w:val="002C2B51"/>
    <w:rsid w:val="002C2BEC"/>
    <w:rsid w:val="002C3114"/>
    <w:rsid w:val="002C318E"/>
    <w:rsid w:val="002C5348"/>
    <w:rsid w:val="002C68A8"/>
    <w:rsid w:val="002C6FAD"/>
    <w:rsid w:val="002C7614"/>
    <w:rsid w:val="002D1585"/>
    <w:rsid w:val="002D17EF"/>
    <w:rsid w:val="002D2698"/>
    <w:rsid w:val="002D2762"/>
    <w:rsid w:val="002D278E"/>
    <w:rsid w:val="002D2C0A"/>
    <w:rsid w:val="002D3811"/>
    <w:rsid w:val="002D4B28"/>
    <w:rsid w:val="002D55EA"/>
    <w:rsid w:val="002D5688"/>
    <w:rsid w:val="002D70C2"/>
    <w:rsid w:val="002D747D"/>
    <w:rsid w:val="002E1FBA"/>
    <w:rsid w:val="002E2363"/>
    <w:rsid w:val="002E2520"/>
    <w:rsid w:val="002E2E1C"/>
    <w:rsid w:val="002E3061"/>
    <w:rsid w:val="002E54CB"/>
    <w:rsid w:val="002E66B2"/>
    <w:rsid w:val="002E6E09"/>
    <w:rsid w:val="002E767D"/>
    <w:rsid w:val="002F0EAD"/>
    <w:rsid w:val="002F215F"/>
    <w:rsid w:val="002F33C4"/>
    <w:rsid w:val="002F4AB4"/>
    <w:rsid w:val="002F67A2"/>
    <w:rsid w:val="002F76EB"/>
    <w:rsid w:val="002F782A"/>
    <w:rsid w:val="00301ECF"/>
    <w:rsid w:val="003021E4"/>
    <w:rsid w:val="00302CF7"/>
    <w:rsid w:val="003037DE"/>
    <w:rsid w:val="00303DC4"/>
    <w:rsid w:val="00304314"/>
    <w:rsid w:val="003056A9"/>
    <w:rsid w:val="00305A2D"/>
    <w:rsid w:val="00306005"/>
    <w:rsid w:val="003067B5"/>
    <w:rsid w:val="00306FE3"/>
    <w:rsid w:val="00310597"/>
    <w:rsid w:val="00311EBB"/>
    <w:rsid w:val="00311F02"/>
    <w:rsid w:val="00312A66"/>
    <w:rsid w:val="003132BE"/>
    <w:rsid w:val="00314527"/>
    <w:rsid w:val="003146AE"/>
    <w:rsid w:val="003149D1"/>
    <w:rsid w:val="00315FA7"/>
    <w:rsid w:val="00317663"/>
    <w:rsid w:val="00317EA5"/>
    <w:rsid w:val="00317FA6"/>
    <w:rsid w:val="00320796"/>
    <w:rsid w:val="0032115C"/>
    <w:rsid w:val="003220C7"/>
    <w:rsid w:val="00322A96"/>
    <w:rsid w:val="00324613"/>
    <w:rsid w:val="00326093"/>
    <w:rsid w:val="003261FB"/>
    <w:rsid w:val="00326DA2"/>
    <w:rsid w:val="003271C1"/>
    <w:rsid w:val="0032760B"/>
    <w:rsid w:val="00327B0A"/>
    <w:rsid w:val="00327FCA"/>
    <w:rsid w:val="00331C61"/>
    <w:rsid w:val="00333ED1"/>
    <w:rsid w:val="003348B8"/>
    <w:rsid w:val="0033585A"/>
    <w:rsid w:val="0034036B"/>
    <w:rsid w:val="003404BF"/>
    <w:rsid w:val="0034061C"/>
    <w:rsid w:val="00342DF2"/>
    <w:rsid w:val="003449E1"/>
    <w:rsid w:val="003453A9"/>
    <w:rsid w:val="00345664"/>
    <w:rsid w:val="0034715E"/>
    <w:rsid w:val="003475D3"/>
    <w:rsid w:val="00350A54"/>
    <w:rsid w:val="00350FE7"/>
    <w:rsid w:val="00351557"/>
    <w:rsid w:val="00351957"/>
    <w:rsid w:val="003521E4"/>
    <w:rsid w:val="00354FA3"/>
    <w:rsid w:val="0035755B"/>
    <w:rsid w:val="00357F80"/>
    <w:rsid w:val="00357FBC"/>
    <w:rsid w:val="0036013E"/>
    <w:rsid w:val="00360E20"/>
    <w:rsid w:val="00360E8F"/>
    <w:rsid w:val="00361C71"/>
    <w:rsid w:val="00361E64"/>
    <w:rsid w:val="003620B5"/>
    <w:rsid w:val="00362B28"/>
    <w:rsid w:val="00363119"/>
    <w:rsid w:val="00363BEB"/>
    <w:rsid w:val="00366126"/>
    <w:rsid w:val="003703A0"/>
    <w:rsid w:val="003703AF"/>
    <w:rsid w:val="003744CD"/>
    <w:rsid w:val="00374501"/>
    <w:rsid w:val="003754ED"/>
    <w:rsid w:val="00375A6F"/>
    <w:rsid w:val="00375E5D"/>
    <w:rsid w:val="00376A00"/>
    <w:rsid w:val="00381ADB"/>
    <w:rsid w:val="00381B16"/>
    <w:rsid w:val="003820AA"/>
    <w:rsid w:val="0038240F"/>
    <w:rsid w:val="00382459"/>
    <w:rsid w:val="003832AD"/>
    <w:rsid w:val="00384886"/>
    <w:rsid w:val="003853A6"/>
    <w:rsid w:val="00385AD4"/>
    <w:rsid w:val="00386370"/>
    <w:rsid w:val="00386D5E"/>
    <w:rsid w:val="003903D8"/>
    <w:rsid w:val="00391156"/>
    <w:rsid w:val="003944E0"/>
    <w:rsid w:val="00394721"/>
    <w:rsid w:val="003A2BD1"/>
    <w:rsid w:val="003A3A86"/>
    <w:rsid w:val="003A3A8F"/>
    <w:rsid w:val="003A52AE"/>
    <w:rsid w:val="003A6102"/>
    <w:rsid w:val="003A7087"/>
    <w:rsid w:val="003A74CD"/>
    <w:rsid w:val="003A751B"/>
    <w:rsid w:val="003B0F58"/>
    <w:rsid w:val="003B2D10"/>
    <w:rsid w:val="003B3437"/>
    <w:rsid w:val="003B36FB"/>
    <w:rsid w:val="003B3AE4"/>
    <w:rsid w:val="003B43F7"/>
    <w:rsid w:val="003B47AF"/>
    <w:rsid w:val="003B4BB1"/>
    <w:rsid w:val="003B6278"/>
    <w:rsid w:val="003B72CA"/>
    <w:rsid w:val="003B74DE"/>
    <w:rsid w:val="003B7B51"/>
    <w:rsid w:val="003C0809"/>
    <w:rsid w:val="003C29FF"/>
    <w:rsid w:val="003C4559"/>
    <w:rsid w:val="003C5303"/>
    <w:rsid w:val="003C624B"/>
    <w:rsid w:val="003C75B4"/>
    <w:rsid w:val="003C793E"/>
    <w:rsid w:val="003D0835"/>
    <w:rsid w:val="003D0DCB"/>
    <w:rsid w:val="003D1D43"/>
    <w:rsid w:val="003D3FDF"/>
    <w:rsid w:val="003D5993"/>
    <w:rsid w:val="003D5A34"/>
    <w:rsid w:val="003D5C82"/>
    <w:rsid w:val="003D74CB"/>
    <w:rsid w:val="003D7930"/>
    <w:rsid w:val="003D7CD0"/>
    <w:rsid w:val="003E0F1F"/>
    <w:rsid w:val="003E11F9"/>
    <w:rsid w:val="003E307A"/>
    <w:rsid w:val="003E5C7C"/>
    <w:rsid w:val="003E61C9"/>
    <w:rsid w:val="003E74BA"/>
    <w:rsid w:val="003E7ACD"/>
    <w:rsid w:val="003F03F0"/>
    <w:rsid w:val="003F08E4"/>
    <w:rsid w:val="003F1134"/>
    <w:rsid w:val="003F1233"/>
    <w:rsid w:val="003F13D6"/>
    <w:rsid w:val="003F2A37"/>
    <w:rsid w:val="003F2D5A"/>
    <w:rsid w:val="003F2D72"/>
    <w:rsid w:val="003F3B3A"/>
    <w:rsid w:val="003F3D23"/>
    <w:rsid w:val="003F3F54"/>
    <w:rsid w:val="003F413D"/>
    <w:rsid w:val="003F430E"/>
    <w:rsid w:val="003F5A61"/>
    <w:rsid w:val="003F6479"/>
    <w:rsid w:val="003F65C1"/>
    <w:rsid w:val="003F7743"/>
    <w:rsid w:val="00403D72"/>
    <w:rsid w:val="00403FE5"/>
    <w:rsid w:val="004047BE"/>
    <w:rsid w:val="00406446"/>
    <w:rsid w:val="004068B4"/>
    <w:rsid w:val="00407119"/>
    <w:rsid w:val="00407862"/>
    <w:rsid w:val="004101B1"/>
    <w:rsid w:val="004101C1"/>
    <w:rsid w:val="00410BC1"/>
    <w:rsid w:val="004111E1"/>
    <w:rsid w:val="004114BC"/>
    <w:rsid w:val="00411DF7"/>
    <w:rsid w:val="00414041"/>
    <w:rsid w:val="004146C1"/>
    <w:rsid w:val="0041620B"/>
    <w:rsid w:val="004163AB"/>
    <w:rsid w:val="00420218"/>
    <w:rsid w:val="004230C7"/>
    <w:rsid w:val="00423893"/>
    <w:rsid w:val="00424B01"/>
    <w:rsid w:val="00424B5C"/>
    <w:rsid w:val="0042523B"/>
    <w:rsid w:val="00425665"/>
    <w:rsid w:val="00425C7A"/>
    <w:rsid w:val="00425EF4"/>
    <w:rsid w:val="004265A4"/>
    <w:rsid w:val="00426BA0"/>
    <w:rsid w:val="0042778A"/>
    <w:rsid w:val="00430814"/>
    <w:rsid w:val="0043127A"/>
    <w:rsid w:val="0043166E"/>
    <w:rsid w:val="00431A86"/>
    <w:rsid w:val="00431C11"/>
    <w:rsid w:val="004323FF"/>
    <w:rsid w:val="0043318F"/>
    <w:rsid w:val="00433E0D"/>
    <w:rsid w:val="00435E34"/>
    <w:rsid w:val="00437078"/>
    <w:rsid w:val="00437307"/>
    <w:rsid w:val="00437ABA"/>
    <w:rsid w:val="00441055"/>
    <w:rsid w:val="00441346"/>
    <w:rsid w:val="00442B6F"/>
    <w:rsid w:val="0044346D"/>
    <w:rsid w:val="00444C15"/>
    <w:rsid w:val="0044604E"/>
    <w:rsid w:val="00446F8E"/>
    <w:rsid w:val="004506E6"/>
    <w:rsid w:val="0045111E"/>
    <w:rsid w:val="004526DF"/>
    <w:rsid w:val="00455054"/>
    <w:rsid w:val="00460602"/>
    <w:rsid w:val="00460838"/>
    <w:rsid w:val="00461926"/>
    <w:rsid w:val="00461948"/>
    <w:rsid w:val="004623AE"/>
    <w:rsid w:val="00462947"/>
    <w:rsid w:val="00467513"/>
    <w:rsid w:val="00467E70"/>
    <w:rsid w:val="00471707"/>
    <w:rsid w:val="00472793"/>
    <w:rsid w:val="004727A0"/>
    <w:rsid w:val="0047320C"/>
    <w:rsid w:val="004732B9"/>
    <w:rsid w:val="004737DF"/>
    <w:rsid w:val="0047401F"/>
    <w:rsid w:val="00474141"/>
    <w:rsid w:val="0047538B"/>
    <w:rsid w:val="00475591"/>
    <w:rsid w:val="00475AD0"/>
    <w:rsid w:val="004760BB"/>
    <w:rsid w:val="004768AA"/>
    <w:rsid w:val="00476CA1"/>
    <w:rsid w:val="00477031"/>
    <w:rsid w:val="0047765F"/>
    <w:rsid w:val="0048037A"/>
    <w:rsid w:val="004821FD"/>
    <w:rsid w:val="00482F16"/>
    <w:rsid w:val="00485A81"/>
    <w:rsid w:val="00485FD1"/>
    <w:rsid w:val="00486E94"/>
    <w:rsid w:val="00490607"/>
    <w:rsid w:val="0049061E"/>
    <w:rsid w:val="00491CB6"/>
    <w:rsid w:val="00493862"/>
    <w:rsid w:val="004944C9"/>
    <w:rsid w:val="0049473E"/>
    <w:rsid w:val="00494AF1"/>
    <w:rsid w:val="004954D1"/>
    <w:rsid w:val="004961F8"/>
    <w:rsid w:val="004965F6"/>
    <w:rsid w:val="00496856"/>
    <w:rsid w:val="004968BC"/>
    <w:rsid w:val="00496E9E"/>
    <w:rsid w:val="004A06C5"/>
    <w:rsid w:val="004A0B46"/>
    <w:rsid w:val="004A3461"/>
    <w:rsid w:val="004A41A0"/>
    <w:rsid w:val="004A4C89"/>
    <w:rsid w:val="004A4E0C"/>
    <w:rsid w:val="004A5FC4"/>
    <w:rsid w:val="004A686A"/>
    <w:rsid w:val="004B0B13"/>
    <w:rsid w:val="004B25F1"/>
    <w:rsid w:val="004B26B3"/>
    <w:rsid w:val="004B4A67"/>
    <w:rsid w:val="004B4BEE"/>
    <w:rsid w:val="004B6A44"/>
    <w:rsid w:val="004B7BF1"/>
    <w:rsid w:val="004C0CC6"/>
    <w:rsid w:val="004C1432"/>
    <w:rsid w:val="004C377E"/>
    <w:rsid w:val="004C4A67"/>
    <w:rsid w:val="004C4BB8"/>
    <w:rsid w:val="004C50B5"/>
    <w:rsid w:val="004C6485"/>
    <w:rsid w:val="004C7C9D"/>
    <w:rsid w:val="004D00AF"/>
    <w:rsid w:val="004D0ABF"/>
    <w:rsid w:val="004D1A16"/>
    <w:rsid w:val="004D3420"/>
    <w:rsid w:val="004D548A"/>
    <w:rsid w:val="004D6689"/>
    <w:rsid w:val="004D66D9"/>
    <w:rsid w:val="004D7140"/>
    <w:rsid w:val="004D79F8"/>
    <w:rsid w:val="004E0FBD"/>
    <w:rsid w:val="004E15C5"/>
    <w:rsid w:val="004E1C7F"/>
    <w:rsid w:val="004E1E30"/>
    <w:rsid w:val="004E3373"/>
    <w:rsid w:val="004E33F5"/>
    <w:rsid w:val="004E3D1E"/>
    <w:rsid w:val="004E4984"/>
    <w:rsid w:val="004E53E5"/>
    <w:rsid w:val="004E6494"/>
    <w:rsid w:val="004E6734"/>
    <w:rsid w:val="004E754A"/>
    <w:rsid w:val="004E7E16"/>
    <w:rsid w:val="004F0BCF"/>
    <w:rsid w:val="004F1282"/>
    <w:rsid w:val="004F1A3D"/>
    <w:rsid w:val="004F1BB2"/>
    <w:rsid w:val="004F2A0E"/>
    <w:rsid w:val="004F64A6"/>
    <w:rsid w:val="004F6B59"/>
    <w:rsid w:val="004F6CBB"/>
    <w:rsid w:val="004F73A5"/>
    <w:rsid w:val="004F780B"/>
    <w:rsid w:val="004F791F"/>
    <w:rsid w:val="00501049"/>
    <w:rsid w:val="0050247C"/>
    <w:rsid w:val="00502BE7"/>
    <w:rsid w:val="005037C9"/>
    <w:rsid w:val="00503E15"/>
    <w:rsid w:val="00504330"/>
    <w:rsid w:val="00504588"/>
    <w:rsid w:val="00504AE3"/>
    <w:rsid w:val="00504F81"/>
    <w:rsid w:val="00505622"/>
    <w:rsid w:val="005063FF"/>
    <w:rsid w:val="00507B56"/>
    <w:rsid w:val="00507D76"/>
    <w:rsid w:val="00510597"/>
    <w:rsid w:val="00511688"/>
    <w:rsid w:val="00512115"/>
    <w:rsid w:val="00512A63"/>
    <w:rsid w:val="00512DA5"/>
    <w:rsid w:val="00513158"/>
    <w:rsid w:val="005132A2"/>
    <w:rsid w:val="00513B7B"/>
    <w:rsid w:val="0051612E"/>
    <w:rsid w:val="005162AF"/>
    <w:rsid w:val="0051634B"/>
    <w:rsid w:val="00517FE7"/>
    <w:rsid w:val="00521B9E"/>
    <w:rsid w:val="0052209E"/>
    <w:rsid w:val="00522FE5"/>
    <w:rsid w:val="00523265"/>
    <w:rsid w:val="00523405"/>
    <w:rsid w:val="00524068"/>
    <w:rsid w:val="00524BE5"/>
    <w:rsid w:val="00525642"/>
    <w:rsid w:val="00525D4A"/>
    <w:rsid w:val="0052611C"/>
    <w:rsid w:val="00526773"/>
    <w:rsid w:val="00527067"/>
    <w:rsid w:val="0052736F"/>
    <w:rsid w:val="00530E5F"/>
    <w:rsid w:val="00530EA3"/>
    <w:rsid w:val="0053188E"/>
    <w:rsid w:val="00532B92"/>
    <w:rsid w:val="0053428C"/>
    <w:rsid w:val="0053485A"/>
    <w:rsid w:val="00535F6E"/>
    <w:rsid w:val="00540ABA"/>
    <w:rsid w:val="00541E41"/>
    <w:rsid w:val="00542DC3"/>
    <w:rsid w:val="00546171"/>
    <w:rsid w:val="00546181"/>
    <w:rsid w:val="00550F41"/>
    <w:rsid w:val="005515DB"/>
    <w:rsid w:val="00551D9A"/>
    <w:rsid w:val="00553B4C"/>
    <w:rsid w:val="005541C9"/>
    <w:rsid w:val="00554680"/>
    <w:rsid w:val="005548B1"/>
    <w:rsid w:val="00554FD4"/>
    <w:rsid w:val="00557081"/>
    <w:rsid w:val="00557565"/>
    <w:rsid w:val="0056066F"/>
    <w:rsid w:val="0056239F"/>
    <w:rsid w:val="005626C6"/>
    <w:rsid w:val="005630A0"/>
    <w:rsid w:val="00563B3C"/>
    <w:rsid w:val="0056404A"/>
    <w:rsid w:val="00564763"/>
    <w:rsid w:val="00565CAA"/>
    <w:rsid w:val="00565EC8"/>
    <w:rsid w:val="005700C7"/>
    <w:rsid w:val="0057108E"/>
    <w:rsid w:val="00571ADB"/>
    <w:rsid w:val="00572751"/>
    <w:rsid w:val="00573492"/>
    <w:rsid w:val="00575664"/>
    <w:rsid w:val="00575FCE"/>
    <w:rsid w:val="00576EB6"/>
    <w:rsid w:val="005772D1"/>
    <w:rsid w:val="00577623"/>
    <w:rsid w:val="005805FE"/>
    <w:rsid w:val="00581200"/>
    <w:rsid w:val="00581941"/>
    <w:rsid w:val="00582116"/>
    <w:rsid w:val="00583085"/>
    <w:rsid w:val="005837F0"/>
    <w:rsid w:val="00584BB7"/>
    <w:rsid w:val="00587130"/>
    <w:rsid w:val="005874BE"/>
    <w:rsid w:val="0059159E"/>
    <w:rsid w:val="005916DE"/>
    <w:rsid w:val="00591EC2"/>
    <w:rsid w:val="005925EB"/>
    <w:rsid w:val="00593341"/>
    <w:rsid w:val="00593F19"/>
    <w:rsid w:val="00594533"/>
    <w:rsid w:val="00594EF7"/>
    <w:rsid w:val="00594F21"/>
    <w:rsid w:val="00596D41"/>
    <w:rsid w:val="00596FF9"/>
    <w:rsid w:val="005A0467"/>
    <w:rsid w:val="005A0DC3"/>
    <w:rsid w:val="005A16F9"/>
    <w:rsid w:val="005A295C"/>
    <w:rsid w:val="005A33ED"/>
    <w:rsid w:val="005A3550"/>
    <w:rsid w:val="005A3ADA"/>
    <w:rsid w:val="005A540C"/>
    <w:rsid w:val="005A6612"/>
    <w:rsid w:val="005A7890"/>
    <w:rsid w:val="005B0AA1"/>
    <w:rsid w:val="005B1EE4"/>
    <w:rsid w:val="005B2DCA"/>
    <w:rsid w:val="005B464E"/>
    <w:rsid w:val="005B47FB"/>
    <w:rsid w:val="005B5E60"/>
    <w:rsid w:val="005B72D3"/>
    <w:rsid w:val="005C0C0B"/>
    <w:rsid w:val="005C2C4C"/>
    <w:rsid w:val="005C2F42"/>
    <w:rsid w:val="005C49EB"/>
    <w:rsid w:val="005C6F27"/>
    <w:rsid w:val="005D09C5"/>
    <w:rsid w:val="005D1CBF"/>
    <w:rsid w:val="005D2165"/>
    <w:rsid w:val="005D5910"/>
    <w:rsid w:val="005D60D2"/>
    <w:rsid w:val="005D6EAA"/>
    <w:rsid w:val="005D70A4"/>
    <w:rsid w:val="005E0D97"/>
    <w:rsid w:val="005E168D"/>
    <w:rsid w:val="005E350B"/>
    <w:rsid w:val="005E6E38"/>
    <w:rsid w:val="005F0ABB"/>
    <w:rsid w:val="005F0E2D"/>
    <w:rsid w:val="005F30B2"/>
    <w:rsid w:val="005F3E09"/>
    <w:rsid w:val="005F52A4"/>
    <w:rsid w:val="005F6092"/>
    <w:rsid w:val="005F719A"/>
    <w:rsid w:val="00600304"/>
    <w:rsid w:val="0060078E"/>
    <w:rsid w:val="00600FF2"/>
    <w:rsid w:val="00601DDE"/>
    <w:rsid w:val="00602E09"/>
    <w:rsid w:val="00604FBE"/>
    <w:rsid w:val="006051C5"/>
    <w:rsid w:val="00606C44"/>
    <w:rsid w:val="00607625"/>
    <w:rsid w:val="00607D1B"/>
    <w:rsid w:val="00607E45"/>
    <w:rsid w:val="0061144F"/>
    <w:rsid w:val="00611A64"/>
    <w:rsid w:val="006141B9"/>
    <w:rsid w:val="006147D0"/>
    <w:rsid w:val="0062025A"/>
    <w:rsid w:val="00620CBE"/>
    <w:rsid w:val="00621487"/>
    <w:rsid w:val="00621685"/>
    <w:rsid w:val="006220BC"/>
    <w:rsid w:val="006222C0"/>
    <w:rsid w:val="0062234F"/>
    <w:rsid w:val="00622444"/>
    <w:rsid w:val="00622A96"/>
    <w:rsid w:val="0062311B"/>
    <w:rsid w:val="0062329C"/>
    <w:rsid w:val="00623B36"/>
    <w:rsid w:val="0062799A"/>
    <w:rsid w:val="006302D3"/>
    <w:rsid w:val="00630C52"/>
    <w:rsid w:val="006313F5"/>
    <w:rsid w:val="006317DC"/>
    <w:rsid w:val="0063332F"/>
    <w:rsid w:val="0063680A"/>
    <w:rsid w:val="00636F09"/>
    <w:rsid w:val="00640337"/>
    <w:rsid w:val="006403B9"/>
    <w:rsid w:val="006406D9"/>
    <w:rsid w:val="00640DA5"/>
    <w:rsid w:val="00641496"/>
    <w:rsid w:val="0064268C"/>
    <w:rsid w:val="00643B98"/>
    <w:rsid w:val="00644CE4"/>
    <w:rsid w:val="00644E9E"/>
    <w:rsid w:val="00645598"/>
    <w:rsid w:val="006465CF"/>
    <w:rsid w:val="006469A4"/>
    <w:rsid w:val="006471F9"/>
    <w:rsid w:val="00647720"/>
    <w:rsid w:val="00647CF7"/>
    <w:rsid w:val="00650A4A"/>
    <w:rsid w:val="00650F18"/>
    <w:rsid w:val="00650FB5"/>
    <w:rsid w:val="00651337"/>
    <w:rsid w:val="0065199F"/>
    <w:rsid w:val="00653251"/>
    <w:rsid w:val="006534B6"/>
    <w:rsid w:val="00654648"/>
    <w:rsid w:val="00655B78"/>
    <w:rsid w:val="00655E6F"/>
    <w:rsid w:val="00656419"/>
    <w:rsid w:val="00656CE4"/>
    <w:rsid w:val="00660A84"/>
    <w:rsid w:val="00661311"/>
    <w:rsid w:val="00662CD3"/>
    <w:rsid w:val="00664D66"/>
    <w:rsid w:val="00666A41"/>
    <w:rsid w:val="00666C5D"/>
    <w:rsid w:val="00670491"/>
    <w:rsid w:val="0067096B"/>
    <w:rsid w:val="00673188"/>
    <w:rsid w:val="00673ADF"/>
    <w:rsid w:val="00673B14"/>
    <w:rsid w:val="0067469E"/>
    <w:rsid w:val="006755CF"/>
    <w:rsid w:val="00676EC0"/>
    <w:rsid w:val="00680276"/>
    <w:rsid w:val="00681562"/>
    <w:rsid w:val="006821A4"/>
    <w:rsid w:val="00682989"/>
    <w:rsid w:val="00684E11"/>
    <w:rsid w:val="00685239"/>
    <w:rsid w:val="0068626F"/>
    <w:rsid w:val="0068730A"/>
    <w:rsid w:val="00690464"/>
    <w:rsid w:val="00690E60"/>
    <w:rsid w:val="006938DD"/>
    <w:rsid w:val="006944BE"/>
    <w:rsid w:val="006945DF"/>
    <w:rsid w:val="00694F92"/>
    <w:rsid w:val="0069575F"/>
    <w:rsid w:val="0069587C"/>
    <w:rsid w:val="00696659"/>
    <w:rsid w:val="00696D97"/>
    <w:rsid w:val="006A0423"/>
    <w:rsid w:val="006A0A09"/>
    <w:rsid w:val="006A1D88"/>
    <w:rsid w:val="006A2755"/>
    <w:rsid w:val="006A2FC6"/>
    <w:rsid w:val="006A50BD"/>
    <w:rsid w:val="006A52AA"/>
    <w:rsid w:val="006A6B55"/>
    <w:rsid w:val="006B3EB9"/>
    <w:rsid w:val="006B5D3F"/>
    <w:rsid w:val="006B7DD0"/>
    <w:rsid w:val="006C23FA"/>
    <w:rsid w:val="006C28B6"/>
    <w:rsid w:val="006C2A45"/>
    <w:rsid w:val="006C2FFD"/>
    <w:rsid w:val="006C3573"/>
    <w:rsid w:val="006C3A41"/>
    <w:rsid w:val="006C3B65"/>
    <w:rsid w:val="006C49FE"/>
    <w:rsid w:val="006C6186"/>
    <w:rsid w:val="006C7371"/>
    <w:rsid w:val="006D0E11"/>
    <w:rsid w:val="006D18A0"/>
    <w:rsid w:val="006D26D7"/>
    <w:rsid w:val="006D3376"/>
    <w:rsid w:val="006D43C3"/>
    <w:rsid w:val="006D4C74"/>
    <w:rsid w:val="006D4DA7"/>
    <w:rsid w:val="006D5D88"/>
    <w:rsid w:val="006D60DD"/>
    <w:rsid w:val="006D682F"/>
    <w:rsid w:val="006D685A"/>
    <w:rsid w:val="006D6ADB"/>
    <w:rsid w:val="006E00A1"/>
    <w:rsid w:val="006E076A"/>
    <w:rsid w:val="006E07B0"/>
    <w:rsid w:val="006E14ED"/>
    <w:rsid w:val="006E1B6A"/>
    <w:rsid w:val="006E2493"/>
    <w:rsid w:val="006E291B"/>
    <w:rsid w:val="006E4527"/>
    <w:rsid w:val="006E537A"/>
    <w:rsid w:val="006E70F8"/>
    <w:rsid w:val="006E7C84"/>
    <w:rsid w:val="006E7D58"/>
    <w:rsid w:val="006E7DAB"/>
    <w:rsid w:val="006F0A98"/>
    <w:rsid w:val="006F0D50"/>
    <w:rsid w:val="006F1A22"/>
    <w:rsid w:val="006F2C03"/>
    <w:rsid w:val="006F4044"/>
    <w:rsid w:val="006F4CBF"/>
    <w:rsid w:val="006F4EEB"/>
    <w:rsid w:val="006F5D0E"/>
    <w:rsid w:val="006F5FDE"/>
    <w:rsid w:val="006F7ABA"/>
    <w:rsid w:val="006F7F6D"/>
    <w:rsid w:val="006F7FD7"/>
    <w:rsid w:val="00700C22"/>
    <w:rsid w:val="00701D73"/>
    <w:rsid w:val="00702C78"/>
    <w:rsid w:val="007032EA"/>
    <w:rsid w:val="00704CDA"/>
    <w:rsid w:val="0070692A"/>
    <w:rsid w:val="00706A7E"/>
    <w:rsid w:val="00707279"/>
    <w:rsid w:val="00707B76"/>
    <w:rsid w:val="00710FDA"/>
    <w:rsid w:val="007120E5"/>
    <w:rsid w:val="0071247E"/>
    <w:rsid w:val="00712851"/>
    <w:rsid w:val="00712E79"/>
    <w:rsid w:val="00713120"/>
    <w:rsid w:val="00713D3D"/>
    <w:rsid w:val="0071460F"/>
    <w:rsid w:val="00714714"/>
    <w:rsid w:val="007201F4"/>
    <w:rsid w:val="00720682"/>
    <w:rsid w:val="00722621"/>
    <w:rsid w:val="00723A0C"/>
    <w:rsid w:val="00727D0F"/>
    <w:rsid w:val="0073010C"/>
    <w:rsid w:val="0073034B"/>
    <w:rsid w:val="007327EF"/>
    <w:rsid w:val="00733441"/>
    <w:rsid w:val="00734770"/>
    <w:rsid w:val="00734FF7"/>
    <w:rsid w:val="00736122"/>
    <w:rsid w:val="00737DB9"/>
    <w:rsid w:val="00740A2C"/>
    <w:rsid w:val="0074181A"/>
    <w:rsid w:val="007427AA"/>
    <w:rsid w:val="00742822"/>
    <w:rsid w:val="00742D0C"/>
    <w:rsid w:val="00743A6C"/>
    <w:rsid w:val="007446BE"/>
    <w:rsid w:val="0074490A"/>
    <w:rsid w:val="00744A0B"/>
    <w:rsid w:val="00745216"/>
    <w:rsid w:val="00745971"/>
    <w:rsid w:val="007459BC"/>
    <w:rsid w:val="00746C46"/>
    <w:rsid w:val="00746E1E"/>
    <w:rsid w:val="00747788"/>
    <w:rsid w:val="00747DF9"/>
    <w:rsid w:val="0075005A"/>
    <w:rsid w:val="00750FBC"/>
    <w:rsid w:val="007565C9"/>
    <w:rsid w:val="00763C1B"/>
    <w:rsid w:val="00765046"/>
    <w:rsid w:val="007659B2"/>
    <w:rsid w:val="00765FE4"/>
    <w:rsid w:val="007718BD"/>
    <w:rsid w:val="0077246D"/>
    <w:rsid w:val="007730AF"/>
    <w:rsid w:val="00774EE7"/>
    <w:rsid w:val="00775D2D"/>
    <w:rsid w:val="00775DB5"/>
    <w:rsid w:val="00777357"/>
    <w:rsid w:val="00777A52"/>
    <w:rsid w:val="00777AAB"/>
    <w:rsid w:val="00781046"/>
    <w:rsid w:val="007813D7"/>
    <w:rsid w:val="00781C5C"/>
    <w:rsid w:val="00782B33"/>
    <w:rsid w:val="00784362"/>
    <w:rsid w:val="00784F0D"/>
    <w:rsid w:val="007859BC"/>
    <w:rsid w:val="00785ED3"/>
    <w:rsid w:val="00786C92"/>
    <w:rsid w:val="00786EAF"/>
    <w:rsid w:val="0078738C"/>
    <w:rsid w:val="0078795A"/>
    <w:rsid w:val="00790C56"/>
    <w:rsid w:val="007958C8"/>
    <w:rsid w:val="00795AD0"/>
    <w:rsid w:val="00796E90"/>
    <w:rsid w:val="007A009E"/>
    <w:rsid w:val="007A08A8"/>
    <w:rsid w:val="007A0F2D"/>
    <w:rsid w:val="007A2ECB"/>
    <w:rsid w:val="007A30BF"/>
    <w:rsid w:val="007A3C16"/>
    <w:rsid w:val="007A4ECB"/>
    <w:rsid w:val="007A6676"/>
    <w:rsid w:val="007A7C51"/>
    <w:rsid w:val="007A7CD8"/>
    <w:rsid w:val="007B0B99"/>
    <w:rsid w:val="007B0F19"/>
    <w:rsid w:val="007B15CF"/>
    <w:rsid w:val="007B24B4"/>
    <w:rsid w:val="007B2DC3"/>
    <w:rsid w:val="007B30EA"/>
    <w:rsid w:val="007B3122"/>
    <w:rsid w:val="007B4027"/>
    <w:rsid w:val="007B4CEC"/>
    <w:rsid w:val="007B514E"/>
    <w:rsid w:val="007B6284"/>
    <w:rsid w:val="007B73C6"/>
    <w:rsid w:val="007B73D4"/>
    <w:rsid w:val="007B7C1D"/>
    <w:rsid w:val="007B7D90"/>
    <w:rsid w:val="007C01D3"/>
    <w:rsid w:val="007C1F9F"/>
    <w:rsid w:val="007C2F61"/>
    <w:rsid w:val="007C5805"/>
    <w:rsid w:val="007C5BA0"/>
    <w:rsid w:val="007C65FC"/>
    <w:rsid w:val="007D03DC"/>
    <w:rsid w:val="007D0729"/>
    <w:rsid w:val="007D12D1"/>
    <w:rsid w:val="007D235B"/>
    <w:rsid w:val="007D2CB2"/>
    <w:rsid w:val="007D496A"/>
    <w:rsid w:val="007D545F"/>
    <w:rsid w:val="007D54B8"/>
    <w:rsid w:val="007D658D"/>
    <w:rsid w:val="007D6772"/>
    <w:rsid w:val="007D70AA"/>
    <w:rsid w:val="007D7630"/>
    <w:rsid w:val="007E017F"/>
    <w:rsid w:val="007E1074"/>
    <w:rsid w:val="007E341C"/>
    <w:rsid w:val="007E430C"/>
    <w:rsid w:val="007F0C88"/>
    <w:rsid w:val="007F3A1B"/>
    <w:rsid w:val="007F44A1"/>
    <w:rsid w:val="007F6F91"/>
    <w:rsid w:val="007F70B1"/>
    <w:rsid w:val="0080191C"/>
    <w:rsid w:val="008021D2"/>
    <w:rsid w:val="00803759"/>
    <w:rsid w:val="0080416F"/>
    <w:rsid w:val="00804EAC"/>
    <w:rsid w:val="00805D8E"/>
    <w:rsid w:val="0080708B"/>
    <w:rsid w:val="00807282"/>
    <w:rsid w:val="00807C76"/>
    <w:rsid w:val="00810DD7"/>
    <w:rsid w:val="0081170D"/>
    <w:rsid w:val="008137B1"/>
    <w:rsid w:val="0081396D"/>
    <w:rsid w:val="00813E6F"/>
    <w:rsid w:val="0081469C"/>
    <w:rsid w:val="00816175"/>
    <w:rsid w:val="0081643F"/>
    <w:rsid w:val="0081648E"/>
    <w:rsid w:val="00817F1F"/>
    <w:rsid w:val="0082043B"/>
    <w:rsid w:val="008217AF"/>
    <w:rsid w:val="0082215E"/>
    <w:rsid w:val="00822902"/>
    <w:rsid w:val="00822A87"/>
    <w:rsid w:val="00824139"/>
    <w:rsid w:val="0082518E"/>
    <w:rsid w:val="00826CE1"/>
    <w:rsid w:val="00827087"/>
    <w:rsid w:val="00830939"/>
    <w:rsid w:val="0083125E"/>
    <w:rsid w:val="00832B72"/>
    <w:rsid w:val="00832FE2"/>
    <w:rsid w:val="008351C5"/>
    <w:rsid w:val="00835A19"/>
    <w:rsid w:val="00835EBE"/>
    <w:rsid w:val="00837212"/>
    <w:rsid w:val="00842DF7"/>
    <w:rsid w:val="00845DE5"/>
    <w:rsid w:val="00850715"/>
    <w:rsid w:val="00850DDA"/>
    <w:rsid w:val="0085279D"/>
    <w:rsid w:val="00852E20"/>
    <w:rsid w:val="008536AA"/>
    <w:rsid w:val="008538FC"/>
    <w:rsid w:val="00855A84"/>
    <w:rsid w:val="00855F88"/>
    <w:rsid w:val="0085622D"/>
    <w:rsid w:val="00856461"/>
    <w:rsid w:val="00856CF8"/>
    <w:rsid w:val="00856F72"/>
    <w:rsid w:val="00860295"/>
    <w:rsid w:val="00861416"/>
    <w:rsid w:val="008630D9"/>
    <w:rsid w:val="00863277"/>
    <w:rsid w:val="00863B1B"/>
    <w:rsid w:val="008647AF"/>
    <w:rsid w:val="00864FAB"/>
    <w:rsid w:val="008653E8"/>
    <w:rsid w:val="0086622C"/>
    <w:rsid w:val="00866FBA"/>
    <w:rsid w:val="008674BA"/>
    <w:rsid w:val="00867ECB"/>
    <w:rsid w:val="00872073"/>
    <w:rsid w:val="00872129"/>
    <w:rsid w:val="00874929"/>
    <w:rsid w:val="00874E86"/>
    <w:rsid w:val="0087521A"/>
    <w:rsid w:val="00877710"/>
    <w:rsid w:val="0087783D"/>
    <w:rsid w:val="00877FD9"/>
    <w:rsid w:val="008812C1"/>
    <w:rsid w:val="00882BA0"/>
    <w:rsid w:val="00882E16"/>
    <w:rsid w:val="008839D1"/>
    <w:rsid w:val="00886511"/>
    <w:rsid w:val="00886DEA"/>
    <w:rsid w:val="00887144"/>
    <w:rsid w:val="0088759B"/>
    <w:rsid w:val="00887CB5"/>
    <w:rsid w:val="00890209"/>
    <w:rsid w:val="00893683"/>
    <w:rsid w:val="00894251"/>
    <w:rsid w:val="008942BE"/>
    <w:rsid w:val="00894E31"/>
    <w:rsid w:val="00895453"/>
    <w:rsid w:val="008955C7"/>
    <w:rsid w:val="0089660B"/>
    <w:rsid w:val="008A2D3A"/>
    <w:rsid w:val="008A2FF4"/>
    <w:rsid w:val="008A3896"/>
    <w:rsid w:val="008A3D72"/>
    <w:rsid w:val="008A4D54"/>
    <w:rsid w:val="008A5E19"/>
    <w:rsid w:val="008A6441"/>
    <w:rsid w:val="008A6C25"/>
    <w:rsid w:val="008A746B"/>
    <w:rsid w:val="008A7D06"/>
    <w:rsid w:val="008B06A1"/>
    <w:rsid w:val="008B07D0"/>
    <w:rsid w:val="008B537D"/>
    <w:rsid w:val="008B5B9D"/>
    <w:rsid w:val="008B5F61"/>
    <w:rsid w:val="008B62B5"/>
    <w:rsid w:val="008B7046"/>
    <w:rsid w:val="008C0523"/>
    <w:rsid w:val="008C083B"/>
    <w:rsid w:val="008C092B"/>
    <w:rsid w:val="008C0D3C"/>
    <w:rsid w:val="008C1AD1"/>
    <w:rsid w:val="008C3193"/>
    <w:rsid w:val="008C33F9"/>
    <w:rsid w:val="008C349A"/>
    <w:rsid w:val="008C3BD1"/>
    <w:rsid w:val="008C4F2F"/>
    <w:rsid w:val="008C5878"/>
    <w:rsid w:val="008C5D85"/>
    <w:rsid w:val="008C63D4"/>
    <w:rsid w:val="008C645A"/>
    <w:rsid w:val="008C659A"/>
    <w:rsid w:val="008C65C9"/>
    <w:rsid w:val="008C6DA2"/>
    <w:rsid w:val="008D1413"/>
    <w:rsid w:val="008D23ED"/>
    <w:rsid w:val="008D3141"/>
    <w:rsid w:val="008D4825"/>
    <w:rsid w:val="008D5B94"/>
    <w:rsid w:val="008D5C7B"/>
    <w:rsid w:val="008E04D6"/>
    <w:rsid w:val="008E050B"/>
    <w:rsid w:val="008E256D"/>
    <w:rsid w:val="008E34F9"/>
    <w:rsid w:val="008E37FD"/>
    <w:rsid w:val="008E3AAC"/>
    <w:rsid w:val="008E3ECC"/>
    <w:rsid w:val="008E4495"/>
    <w:rsid w:val="008E6417"/>
    <w:rsid w:val="008E660D"/>
    <w:rsid w:val="008E66EB"/>
    <w:rsid w:val="008E6D8E"/>
    <w:rsid w:val="008E6EE1"/>
    <w:rsid w:val="008E72B4"/>
    <w:rsid w:val="008F032A"/>
    <w:rsid w:val="008F0FCF"/>
    <w:rsid w:val="008F1B88"/>
    <w:rsid w:val="008F2799"/>
    <w:rsid w:val="008F38DE"/>
    <w:rsid w:val="008F4F25"/>
    <w:rsid w:val="008F535D"/>
    <w:rsid w:val="00901577"/>
    <w:rsid w:val="00901EB0"/>
    <w:rsid w:val="00904B79"/>
    <w:rsid w:val="00904BFF"/>
    <w:rsid w:val="0091191F"/>
    <w:rsid w:val="00912862"/>
    <w:rsid w:val="00914748"/>
    <w:rsid w:val="0091484B"/>
    <w:rsid w:val="00916F8C"/>
    <w:rsid w:val="009207AC"/>
    <w:rsid w:val="00921686"/>
    <w:rsid w:val="009221D5"/>
    <w:rsid w:val="00922B15"/>
    <w:rsid w:val="00923568"/>
    <w:rsid w:val="00923E2C"/>
    <w:rsid w:val="00925BA1"/>
    <w:rsid w:val="0092730F"/>
    <w:rsid w:val="009276D4"/>
    <w:rsid w:val="00927E73"/>
    <w:rsid w:val="00927F69"/>
    <w:rsid w:val="00931B04"/>
    <w:rsid w:val="00931B88"/>
    <w:rsid w:val="0093338E"/>
    <w:rsid w:val="00933437"/>
    <w:rsid w:val="00937B62"/>
    <w:rsid w:val="00937E90"/>
    <w:rsid w:val="009408EE"/>
    <w:rsid w:val="00942877"/>
    <w:rsid w:val="0094373E"/>
    <w:rsid w:val="009451D8"/>
    <w:rsid w:val="00945916"/>
    <w:rsid w:val="00945D57"/>
    <w:rsid w:val="00947665"/>
    <w:rsid w:val="00951796"/>
    <w:rsid w:val="009517D8"/>
    <w:rsid w:val="0095603E"/>
    <w:rsid w:val="009560B7"/>
    <w:rsid w:val="009560CB"/>
    <w:rsid w:val="009567E6"/>
    <w:rsid w:val="00956D1F"/>
    <w:rsid w:val="00957775"/>
    <w:rsid w:val="00957EB0"/>
    <w:rsid w:val="00960004"/>
    <w:rsid w:val="009604EE"/>
    <w:rsid w:val="00960F6D"/>
    <w:rsid w:val="00962743"/>
    <w:rsid w:val="0096383F"/>
    <w:rsid w:val="00963F68"/>
    <w:rsid w:val="00964C77"/>
    <w:rsid w:val="0096538B"/>
    <w:rsid w:val="00967312"/>
    <w:rsid w:val="00967AA6"/>
    <w:rsid w:val="00970D6F"/>
    <w:rsid w:val="00971F26"/>
    <w:rsid w:val="009722EB"/>
    <w:rsid w:val="00973341"/>
    <w:rsid w:val="00974372"/>
    <w:rsid w:val="00974D5E"/>
    <w:rsid w:val="009763D4"/>
    <w:rsid w:val="00981B8A"/>
    <w:rsid w:val="00982055"/>
    <w:rsid w:val="009828D8"/>
    <w:rsid w:val="00983A7D"/>
    <w:rsid w:val="00984E52"/>
    <w:rsid w:val="00986741"/>
    <w:rsid w:val="00987245"/>
    <w:rsid w:val="00990498"/>
    <w:rsid w:val="00993320"/>
    <w:rsid w:val="0099538D"/>
    <w:rsid w:val="0099578B"/>
    <w:rsid w:val="00995FCC"/>
    <w:rsid w:val="00997470"/>
    <w:rsid w:val="00997BE8"/>
    <w:rsid w:val="00997F6C"/>
    <w:rsid w:val="009A0B2D"/>
    <w:rsid w:val="009A29F6"/>
    <w:rsid w:val="009A2AA4"/>
    <w:rsid w:val="009A2DFD"/>
    <w:rsid w:val="009A30D7"/>
    <w:rsid w:val="009A3235"/>
    <w:rsid w:val="009A5336"/>
    <w:rsid w:val="009A6954"/>
    <w:rsid w:val="009A6A12"/>
    <w:rsid w:val="009A7153"/>
    <w:rsid w:val="009A7281"/>
    <w:rsid w:val="009A74CA"/>
    <w:rsid w:val="009B3AB4"/>
    <w:rsid w:val="009B3B7E"/>
    <w:rsid w:val="009B3E57"/>
    <w:rsid w:val="009B3E83"/>
    <w:rsid w:val="009B4EB5"/>
    <w:rsid w:val="009B67A7"/>
    <w:rsid w:val="009C06FA"/>
    <w:rsid w:val="009C1A45"/>
    <w:rsid w:val="009C51B6"/>
    <w:rsid w:val="009C527F"/>
    <w:rsid w:val="009C7049"/>
    <w:rsid w:val="009D07C2"/>
    <w:rsid w:val="009D0995"/>
    <w:rsid w:val="009D140F"/>
    <w:rsid w:val="009D1AAA"/>
    <w:rsid w:val="009D3A6D"/>
    <w:rsid w:val="009D41A3"/>
    <w:rsid w:val="009D4933"/>
    <w:rsid w:val="009D4D2F"/>
    <w:rsid w:val="009D6129"/>
    <w:rsid w:val="009D69E4"/>
    <w:rsid w:val="009E0E01"/>
    <w:rsid w:val="009E39A2"/>
    <w:rsid w:val="009E3FB9"/>
    <w:rsid w:val="009E4478"/>
    <w:rsid w:val="009E4522"/>
    <w:rsid w:val="009E5211"/>
    <w:rsid w:val="009E61FA"/>
    <w:rsid w:val="009E756E"/>
    <w:rsid w:val="009F080C"/>
    <w:rsid w:val="009F1FB8"/>
    <w:rsid w:val="009F34C3"/>
    <w:rsid w:val="009F440C"/>
    <w:rsid w:val="009F465F"/>
    <w:rsid w:val="009F4EFF"/>
    <w:rsid w:val="009F5FE0"/>
    <w:rsid w:val="009F6022"/>
    <w:rsid w:val="009F6307"/>
    <w:rsid w:val="009F6D8D"/>
    <w:rsid w:val="00A0063E"/>
    <w:rsid w:val="00A0094B"/>
    <w:rsid w:val="00A00FA4"/>
    <w:rsid w:val="00A02550"/>
    <w:rsid w:val="00A03088"/>
    <w:rsid w:val="00A04A9E"/>
    <w:rsid w:val="00A05531"/>
    <w:rsid w:val="00A07047"/>
    <w:rsid w:val="00A12C24"/>
    <w:rsid w:val="00A12E71"/>
    <w:rsid w:val="00A131B8"/>
    <w:rsid w:val="00A1499C"/>
    <w:rsid w:val="00A149B9"/>
    <w:rsid w:val="00A152BF"/>
    <w:rsid w:val="00A16471"/>
    <w:rsid w:val="00A16B32"/>
    <w:rsid w:val="00A21074"/>
    <w:rsid w:val="00A21585"/>
    <w:rsid w:val="00A22208"/>
    <w:rsid w:val="00A27F95"/>
    <w:rsid w:val="00A31DE0"/>
    <w:rsid w:val="00A3270B"/>
    <w:rsid w:val="00A32846"/>
    <w:rsid w:val="00A351F3"/>
    <w:rsid w:val="00A35C81"/>
    <w:rsid w:val="00A3639D"/>
    <w:rsid w:val="00A36A96"/>
    <w:rsid w:val="00A40362"/>
    <w:rsid w:val="00A4649B"/>
    <w:rsid w:val="00A47A3C"/>
    <w:rsid w:val="00A505D3"/>
    <w:rsid w:val="00A52323"/>
    <w:rsid w:val="00A526FE"/>
    <w:rsid w:val="00A528DD"/>
    <w:rsid w:val="00A535C9"/>
    <w:rsid w:val="00A54071"/>
    <w:rsid w:val="00A5725E"/>
    <w:rsid w:val="00A60012"/>
    <w:rsid w:val="00A60C4B"/>
    <w:rsid w:val="00A61D5D"/>
    <w:rsid w:val="00A62722"/>
    <w:rsid w:val="00A627BE"/>
    <w:rsid w:val="00A6310D"/>
    <w:rsid w:val="00A63CB2"/>
    <w:rsid w:val="00A65B84"/>
    <w:rsid w:val="00A65EB9"/>
    <w:rsid w:val="00A6631E"/>
    <w:rsid w:val="00A71107"/>
    <w:rsid w:val="00A71A18"/>
    <w:rsid w:val="00A71F0B"/>
    <w:rsid w:val="00A72617"/>
    <w:rsid w:val="00A73A8C"/>
    <w:rsid w:val="00A764A8"/>
    <w:rsid w:val="00A76727"/>
    <w:rsid w:val="00A76B1D"/>
    <w:rsid w:val="00A77474"/>
    <w:rsid w:val="00A80394"/>
    <w:rsid w:val="00A81176"/>
    <w:rsid w:val="00A820B5"/>
    <w:rsid w:val="00A83888"/>
    <w:rsid w:val="00A85433"/>
    <w:rsid w:val="00A85594"/>
    <w:rsid w:val="00A86ECA"/>
    <w:rsid w:val="00A877EC"/>
    <w:rsid w:val="00A90AA1"/>
    <w:rsid w:val="00A91554"/>
    <w:rsid w:val="00A934F9"/>
    <w:rsid w:val="00A9430A"/>
    <w:rsid w:val="00A946A6"/>
    <w:rsid w:val="00A94D99"/>
    <w:rsid w:val="00A9551E"/>
    <w:rsid w:val="00A9735D"/>
    <w:rsid w:val="00A9781C"/>
    <w:rsid w:val="00AA154D"/>
    <w:rsid w:val="00AA1E37"/>
    <w:rsid w:val="00AA3699"/>
    <w:rsid w:val="00AA5CC6"/>
    <w:rsid w:val="00AA60C1"/>
    <w:rsid w:val="00AA68B3"/>
    <w:rsid w:val="00AA754C"/>
    <w:rsid w:val="00AB0A8E"/>
    <w:rsid w:val="00AB463D"/>
    <w:rsid w:val="00AB51A6"/>
    <w:rsid w:val="00AB625E"/>
    <w:rsid w:val="00AB77DD"/>
    <w:rsid w:val="00AC13A6"/>
    <w:rsid w:val="00AC16E5"/>
    <w:rsid w:val="00AC50AD"/>
    <w:rsid w:val="00AC5EFB"/>
    <w:rsid w:val="00AC6F9E"/>
    <w:rsid w:val="00AD0D44"/>
    <w:rsid w:val="00AD2789"/>
    <w:rsid w:val="00AD2915"/>
    <w:rsid w:val="00AD2CB0"/>
    <w:rsid w:val="00AD4442"/>
    <w:rsid w:val="00AD4A00"/>
    <w:rsid w:val="00AD53D1"/>
    <w:rsid w:val="00AD77DF"/>
    <w:rsid w:val="00AD7864"/>
    <w:rsid w:val="00AD7FEE"/>
    <w:rsid w:val="00AE06E8"/>
    <w:rsid w:val="00AE0E15"/>
    <w:rsid w:val="00AE18F3"/>
    <w:rsid w:val="00AE1D72"/>
    <w:rsid w:val="00AE2423"/>
    <w:rsid w:val="00AE349E"/>
    <w:rsid w:val="00AE5EF3"/>
    <w:rsid w:val="00AE66A1"/>
    <w:rsid w:val="00AE7240"/>
    <w:rsid w:val="00AE777C"/>
    <w:rsid w:val="00AE7DF5"/>
    <w:rsid w:val="00AF11B5"/>
    <w:rsid w:val="00AF29BD"/>
    <w:rsid w:val="00AF3182"/>
    <w:rsid w:val="00AF5B90"/>
    <w:rsid w:val="00AF5BF7"/>
    <w:rsid w:val="00AF5EB5"/>
    <w:rsid w:val="00AF6E0F"/>
    <w:rsid w:val="00AF7239"/>
    <w:rsid w:val="00B0054F"/>
    <w:rsid w:val="00B01953"/>
    <w:rsid w:val="00B039D7"/>
    <w:rsid w:val="00B04901"/>
    <w:rsid w:val="00B04B67"/>
    <w:rsid w:val="00B06280"/>
    <w:rsid w:val="00B07E1E"/>
    <w:rsid w:val="00B11228"/>
    <w:rsid w:val="00B11DDA"/>
    <w:rsid w:val="00B11F23"/>
    <w:rsid w:val="00B12A89"/>
    <w:rsid w:val="00B12BCA"/>
    <w:rsid w:val="00B12F7E"/>
    <w:rsid w:val="00B136B9"/>
    <w:rsid w:val="00B13899"/>
    <w:rsid w:val="00B14354"/>
    <w:rsid w:val="00B14495"/>
    <w:rsid w:val="00B14698"/>
    <w:rsid w:val="00B15B41"/>
    <w:rsid w:val="00B168DF"/>
    <w:rsid w:val="00B16F5F"/>
    <w:rsid w:val="00B17F24"/>
    <w:rsid w:val="00B20265"/>
    <w:rsid w:val="00B21653"/>
    <w:rsid w:val="00B22228"/>
    <w:rsid w:val="00B22B00"/>
    <w:rsid w:val="00B23254"/>
    <w:rsid w:val="00B237B3"/>
    <w:rsid w:val="00B248A4"/>
    <w:rsid w:val="00B253F0"/>
    <w:rsid w:val="00B25DDE"/>
    <w:rsid w:val="00B267D0"/>
    <w:rsid w:val="00B2717E"/>
    <w:rsid w:val="00B27C81"/>
    <w:rsid w:val="00B30321"/>
    <w:rsid w:val="00B309CC"/>
    <w:rsid w:val="00B30BFC"/>
    <w:rsid w:val="00B31958"/>
    <w:rsid w:val="00B31F72"/>
    <w:rsid w:val="00B32D57"/>
    <w:rsid w:val="00B33C0D"/>
    <w:rsid w:val="00B354B9"/>
    <w:rsid w:val="00B35E10"/>
    <w:rsid w:val="00B36CB4"/>
    <w:rsid w:val="00B377A2"/>
    <w:rsid w:val="00B41B85"/>
    <w:rsid w:val="00B41F02"/>
    <w:rsid w:val="00B42069"/>
    <w:rsid w:val="00B427F7"/>
    <w:rsid w:val="00B4389E"/>
    <w:rsid w:val="00B44D6C"/>
    <w:rsid w:val="00B45643"/>
    <w:rsid w:val="00B45A16"/>
    <w:rsid w:val="00B45B5A"/>
    <w:rsid w:val="00B45D78"/>
    <w:rsid w:val="00B45DB8"/>
    <w:rsid w:val="00B46188"/>
    <w:rsid w:val="00B501A0"/>
    <w:rsid w:val="00B504F2"/>
    <w:rsid w:val="00B50512"/>
    <w:rsid w:val="00B51BC3"/>
    <w:rsid w:val="00B52E1C"/>
    <w:rsid w:val="00B5706F"/>
    <w:rsid w:val="00B57CC2"/>
    <w:rsid w:val="00B60B2A"/>
    <w:rsid w:val="00B615DC"/>
    <w:rsid w:val="00B619CF"/>
    <w:rsid w:val="00B6268D"/>
    <w:rsid w:val="00B640D0"/>
    <w:rsid w:val="00B64C16"/>
    <w:rsid w:val="00B64D4F"/>
    <w:rsid w:val="00B668FE"/>
    <w:rsid w:val="00B701D6"/>
    <w:rsid w:val="00B703B3"/>
    <w:rsid w:val="00B70FF6"/>
    <w:rsid w:val="00B72E6A"/>
    <w:rsid w:val="00B73C69"/>
    <w:rsid w:val="00B74C27"/>
    <w:rsid w:val="00B74C55"/>
    <w:rsid w:val="00B76C51"/>
    <w:rsid w:val="00B76E51"/>
    <w:rsid w:val="00B805FD"/>
    <w:rsid w:val="00B81B18"/>
    <w:rsid w:val="00B82B82"/>
    <w:rsid w:val="00B82DD7"/>
    <w:rsid w:val="00B83DAE"/>
    <w:rsid w:val="00B84E38"/>
    <w:rsid w:val="00B85739"/>
    <w:rsid w:val="00B857B0"/>
    <w:rsid w:val="00B85EFF"/>
    <w:rsid w:val="00B865A9"/>
    <w:rsid w:val="00B8794B"/>
    <w:rsid w:val="00B909B3"/>
    <w:rsid w:val="00B91F14"/>
    <w:rsid w:val="00B92302"/>
    <w:rsid w:val="00B92972"/>
    <w:rsid w:val="00B93A21"/>
    <w:rsid w:val="00B93D83"/>
    <w:rsid w:val="00B94C8B"/>
    <w:rsid w:val="00B9530B"/>
    <w:rsid w:val="00B96153"/>
    <w:rsid w:val="00B964B3"/>
    <w:rsid w:val="00B97BD4"/>
    <w:rsid w:val="00B97EBC"/>
    <w:rsid w:val="00B97FE5"/>
    <w:rsid w:val="00BA052F"/>
    <w:rsid w:val="00BA0A33"/>
    <w:rsid w:val="00BA2E38"/>
    <w:rsid w:val="00BA3049"/>
    <w:rsid w:val="00BA34D6"/>
    <w:rsid w:val="00BA3B27"/>
    <w:rsid w:val="00BA406A"/>
    <w:rsid w:val="00BA4503"/>
    <w:rsid w:val="00BA5834"/>
    <w:rsid w:val="00BA6FE4"/>
    <w:rsid w:val="00BA7A74"/>
    <w:rsid w:val="00BB0632"/>
    <w:rsid w:val="00BB0CC3"/>
    <w:rsid w:val="00BB1091"/>
    <w:rsid w:val="00BB11BF"/>
    <w:rsid w:val="00BB369F"/>
    <w:rsid w:val="00BB4818"/>
    <w:rsid w:val="00BB5D6D"/>
    <w:rsid w:val="00BB66E3"/>
    <w:rsid w:val="00BC05B7"/>
    <w:rsid w:val="00BC0BB9"/>
    <w:rsid w:val="00BC119E"/>
    <w:rsid w:val="00BC2599"/>
    <w:rsid w:val="00BC268D"/>
    <w:rsid w:val="00BC339A"/>
    <w:rsid w:val="00BC36C4"/>
    <w:rsid w:val="00BC3830"/>
    <w:rsid w:val="00BC3DBD"/>
    <w:rsid w:val="00BC4555"/>
    <w:rsid w:val="00BC45CC"/>
    <w:rsid w:val="00BC4D17"/>
    <w:rsid w:val="00BC73FF"/>
    <w:rsid w:val="00BD0732"/>
    <w:rsid w:val="00BD1C56"/>
    <w:rsid w:val="00BD3893"/>
    <w:rsid w:val="00BD3A99"/>
    <w:rsid w:val="00BD4109"/>
    <w:rsid w:val="00BD5BE6"/>
    <w:rsid w:val="00BD5FA9"/>
    <w:rsid w:val="00BD6750"/>
    <w:rsid w:val="00BD6D97"/>
    <w:rsid w:val="00BD75B6"/>
    <w:rsid w:val="00BD7E79"/>
    <w:rsid w:val="00BE389E"/>
    <w:rsid w:val="00BE3C75"/>
    <w:rsid w:val="00BE5189"/>
    <w:rsid w:val="00BE5925"/>
    <w:rsid w:val="00BE6D1A"/>
    <w:rsid w:val="00BF0005"/>
    <w:rsid w:val="00BF0A39"/>
    <w:rsid w:val="00BF0ACB"/>
    <w:rsid w:val="00BF0E8D"/>
    <w:rsid w:val="00BF117D"/>
    <w:rsid w:val="00BF18E7"/>
    <w:rsid w:val="00BF26B8"/>
    <w:rsid w:val="00BF3267"/>
    <w:rsid w:val="00BF3440"/>
    <w:rsid w:val="00BF382F"/>
    <w:rsid w:val="00BF4098"/>
    <w:rsid w:val="00BF44EF"/>
    <w:rsid w:val="00BF497F"/>
    <w:rsid w:val="00BF5599"/>
    <w:rsid w:val="00BF658F"/>
    <w:rsid w:val="00BF731D"/>
    <w:rsid w:val="00C003AB"/>
    <w:rsid w:val="00C0100D"/>
    <w:rsid w:val="00C022EE"/>
    <w:rsid w:val="00C02745"/>
    <w:rsid w:val="00C0384E"/>
    <w:rsid w:val="00C03C23"/>
    <w:rsid w:val="00C04188"/>
    <w:rsid w:val="00C04AF2"/>
    <w:rsid w:val="00C05219"/>
    <w:rsid w:val="00C059A8"/>
    <w:rsid w:val="00C06318"/>
    <w:rsid w:val="00C06919"/>
    <w:rsid w:val="00C10997"/>
    <w:rsid w:val="00C11B6B"/>
    <w:rsid w:val="00C13051"/>
    <w:rsid w:val="00C14306"/>
    <w:rsid w:val="00C16107"/>
    <w:rsid w:val="00C1676A"/>
    <w:rsid w:val="00C216D9"/>
    <w:rsid w:val="00C22E4E"/>
    <w:rsid w:val="00C240D7"/>
    <w:rsid w:val="00C250BD"/>
    <w:rsid w:val="00C26F4F"/>
    <w:rsid w:val="00C31654"/>
    <w:rsid w:val="00C31CB0"/>
    <w:rsid w:val="00C34566"/>
    <w:rsid w:val="00C3486D"/>
    <w:rsid w:val="00C34E2F"/>
    <w:rsid w:val="00C34F0E"/>
    <w:rsid w:val="00C36440"/>
    <w:rsid w:val="00C37BA6"/>
    <w:rsid w:val="00C4054E"/>
    <w:rsid w:val="00C41B57"/>
    <w:rsid w:val="00C420E2"/>
    <w:rsid w:val="00C42645"/>
    <w:rsid w:val="00C430C0"/>
    <w:rsid w:val="00C43317"/>
    <w:rsid w:val="00C45317"/>
    <w:rsid w:val="00C46B94"/>
    <w:rsid w:val="00C47991"/>
    <w:rsid w:val="00C501A1"/>
    <w:rsid w:val="00C50A34"/>
    <w:rsid w:val="00C5140D"/>
    <w:rsid w:val="00C54338"/>
    <w:rsid w:val="00C54C3A"/>
    <w:rsid w:val="00C562C1"/>
    <w:rsid w:val="00C600A7"/>
    <w:rsid w:val="00C60F98"/>
    <w:rsid w:val="00C614C6"/>
    <w:rsid w:val="00C6301C"/>
    <w:rsid w:val="00C63DA5"/>
    <w:rsid w:val="00C651BF"/>
    <w:rsid w:val="00C66D40"/>
    <w:rsid w:val="00C673F5"/>
    <w:rsid w:val="00C6789D"/>
    <w:rsid w:val="00C6790E"/>
    <w:rsid w:val="00C70639"/>
    <w:rsid w:val="00C72559"/>
    <w:rsid w:val="00C725D9"/>
    <w:rsid w:val="00C73207"/>
    <w:rsid w:val="00C73A71"/>
    <w:rsid w:val="00C74A83"/>
    <w:rsid w:val="00C75D8E"/>
    <w:rsid w:val="00C76697"/>
    <w:rsid w:val="00C76BAB"/>
    <w:rsid w:val="00C76F0C"/>
    <w:rsid w:val="00C77C99"/>
    <w:rsid w:val="00C81908"/>
    <w:rsid w:val="00C82759"/>
    <w:rsid w:val="00C82C9B"/>
    <w:rsid w:val="00C82FCF"/>
    <w:rsid w:val="00C856F1"/>
    <w:rsid w:val="00C87CAC"/>
    <w:rsid w:val="00C9128F"/>
    <w:rsid w:val="00C9411B"/>
    <w:rsid w:val="00C96186"/>
    <w:rsid w:val="00C97746"/>
    <w:rsid w:val="00CA0961"/>
    <w:rsid w:val="00CA20CC"/>
    <w:rsid w:val="00CA260F"/>
    <w:rsid w:val="00CA2E80"/>
    <w:rsid w:val="00CA3897"/>
    <w:rsid w:val="00CA3A69"/>
    <w:rsid w:val="00CA478F"/>
    <w:rsid w:val="00CA4D9E"/>
    <w:rsid w:val="00CA6C31"/>
    <w:rsid w:val="00CA7146"/>
    <w:rsid w:val="00CB0913"/>
    <w:rsid w:val="00CB0A92"/>
    <w:rsid w:val="00CB10C3"/>
    <w:rsid w:val="00CB22B3"/>
    <w:rsid w:val="00CB393D"/>
    <w:rsid w:val="00CB4507"/>
    <w:rsid w:val="00CB47B3"/>
    <w:rsid w:val="00CB52FE"/>
    <w:rsid w:val="00CB57C9"/>
    <w:rsid w:val="00CC0383"/>
    <w:rsid w:val="00CC14BE"/>
    <w:rsid w:val="00CC174D"/>
    <w:rsid w:val="00CC1C2F"/>
    <w:rsid w:val="00CC277B"/>
    <w:rsid w:val="00CC59C0"/>
    <w:rsid w:val="00CC5A6A"/>
    <w:rsid w:val="00CC5EE8"/>
    <w:rsid w:val="00CC6243"/>
    <w:rsid w:val="00CC624D"/>
    <w:rsid w:val="00CD0182"/>
    <w:rsid w:val="00CD0247"/>
    <w:rsid w:val="00CD06F0"/>
    <w:rsid w:val="00CD1263"/>
    <w:rsid w:val="00CD2CCC"/>
    <w:rsid w:val="00CD3F92"/>
    <w:rsid w:val="00CD63C6"/>
    <w:rsid w:val="00CD7748"/>
    <w:rsid w:val="00CE1C9E"/>
    <w:rsid w:val="00CE3227"/>
    <w:rsid w:val="00CE3D58"/>
    <w:rsid w:val="00CE4EBD"/>
    <w:rsid w:val="00CE5AAC"/>
    <w:rsid w:val="00CE7E0B"/>
    <w:rsid w:val="00CF1C6F"/>
    <w:rsid w:val="00CF233A"/>
    <w:rsid w:val="00CF23DA"/>
    <w:rsid w:val="00CF5826"/>
    <w:rsid w:val="00CF65AB"/>
    <w:rsid w:val="00D00AB0"/>
    <w:rsid w:val="00D01880"/>
    <w:rsid w:val="00D02530"/>
    <w:rsid w:val="00D02AF2"/>
    <w:rsid w:val="00D02B8A"/>
    <w:rsid w:val="00D04DC2"/>
    <w:rsid w:val="00D058D2"/>
    <w:rsid w:val="00D10584"/>
    <w:rsid w:val="00D1194A"/>
    <w:rsid w:val="00D12976"/>
    <w:rsid w:val="00D13047"/>
    <w:rsid w:val="00D148AC"/>
    <w:rsid w:val="00D14EF8"/>
    <w:rsid w:val="00D15586"/>
    <w:rsid w:val="00D15659"/>
    <w:rsid w:val="00D15AB3"/>
    <w:rsid w:val="00D163C6"/>
    <w:rsid w:val="00D16B9F"/>
    <w:rsid w:val="00D174FF"/>
    <w:rsid w:val="00D1788B"/>
    <w:rsid w:val="00D202B9"/>
    <w:rsid w:val="00D202E9"/>
    <w:rsid w:val="00D21709"/>
    <w:rsid w:val="00D222B4"/>
    <w:rsid w:val="00D2606A"/>
    <w:rsid w:val="00D300DD"/>
    <w:rsid w:val="00D30F24"/>
    <w:rsid w:val="00D32C6D"/>
    <w:rsid w:val="00D32D48"/>
    <w:rsid w:val="00D33317"/>
    <w:rsid w:val="00D336E9"/>
    <w:rsid w:val="00D33B6C"/>
    <w:rsid w:val="00D33FE6"/>
    <w:rsid w:val="00D34943"/>
    <w:rsid w:val="00D35159"/>
    <w:rsid w:val="00D35294"/>
    <w:rsid w:val="00D35B3F"/>
    <w:rsid w:val="00D35F6C"/>
    <w:rsid w:val="00D3737D"/>
    <w:rsid w:val="00D3797B"/>
    <w:rsid w:val="00D40A2A"/>
    <w:rsid w:val="00D428D2"/>
    <w:rsid w:val="00D458CB"/>
    <w:rsid w:val="00D4745F"/>
    <w:rsid w:val="00D503D3"/>
    <w:rsid w:val="00D5066C"/>
    <w:rsid w:val="00D50840"/>
    <w:rsid w:val="00D540B7"/>
    <w:rsid w:val="00D54641"/>
    <w:rsid w:val="00D55607"/>
    <w:rsid w:val="00D55C83"/>
    <w:rsid w:val="00D56599"/>
    <w:rsid w:val="00D577C2"/>
    <w:rsid w:val="00D5780C"/>
    <w:rsid w:val="00D60C87"/>
    <w:rsid w:val="00D628B8"/>
    <w:rsid w:val="00D62BBA"/>
    <w:rsid w:val="00D634D4"/>
    <w:rsid w:val="00D640E4"/>
    <w:rsid w:val="00D64183"/>
    <w:rsid w:val="00D651D2"/>
    <w:rsid w:val="00D6595E"/>
    <w:rsid w:val="00D672F4"/>
    <w:rsid w:val="00D73DED"/>
    <w:rsid w:val="00D74DD2"/>
    <w:rsid w:val="00D74FE2"/>
    <w:rsid w:val="00D75074"/>
    <w:rsid w:val="00D77E24"/>
    <w:rsid w:val="00D80BEE"/>
    <w:rsid w:val="00D8108C"/>
    <w:rsid w:val="00D81EBD"/>
    <w:rsid w:val="00D82236"/>
    <w:rsid w:val="00D840E3"/>
    <w:rsid w:val="00D85912"/>
    <w:rsid w:val="00D86900"/>
    <w:rsid w:val="00D87351"/>
    <w:rsid w:val="00D87DC6"/>
    <w:rsid w:val="00D9088B"/>
    <w:rsid w:val="00D9190B"/>
    <w:rsid w:val="00D91B1D"/>
    <w:rsid w:val="00D92251"/>
    <w:rsid w:val="00D934D4"/>
    <w:rsid w:val="00D93700"/>
    <w:rsid w:val="00D939A7"/>
    <w:rsid w:val="00D94BA9"/>
    <w:rsid w:val="00D95502"/>
    <w:rsid w:val="00D95D86"/>
    <w:rsid w:val="00D9662B"/>
    <w:rsid w:val="00D972F2"/>
    <w:rsid w:val="00D97F15"/>
    <w:rsid w:val="00DA0B5C"/>
    <w:rsid w:val="00DA149A"/>
    <w:rsid w:val="00DA1E3A"/>
    <w:rsid w:val="00DA2A8C"/>
    <w:rsid w:val="00DA2EA5"/>
    <w:rsid w:val="00DA3407"/>
    <w:rsid w:val="00DA5858"/>
    <w:rsid w:val="00DA7737"/>
    <w:rsid w:val="00DB0B91"/>
    <w:rsid w:val="00DB3F77"/>
    <w:rsid w:val="00DB486F"/>
    <w:rsid w:val="00DB58E5"/>
    <w:rsid w:val="00DB59BA"/>
    <w:rsid w:val="00DB5C09"/>
    <w:rsid w:val="00DB5E43"/>
    <w:rsid w:val="00DB6910"/>
    <w:rsid w:val="00DB6B8C"/>
    <w:rsid w:val="00DC03AD"/>
    <w:rsid w:val="00DC0CFC"/>
    <w:rsid w:val="00DC0E90"/>
    <w:rsid w:val="00DC15FD"/>
    <w:rsid w:val="00DC2302"/>
    <w:rsid w:val="00DC3F26"/>
    <w:rsid w:val="00DC463D"/>
    <w:rsid w:val="00DC587C"/>
    <w:rsid w:val="00DC5BD8"/>
    <w:rsid w:val="00DC5E61"/>
    <w:rsid w:val="00DC6090"/>
    <w:rsid w:val="00DC72A3"/>
    <w:rsid w:val="00DC7AA9"/>
    <w:rsid w:val="00DD03FD"/>
    <w:rsid w:val="00DD0EF7"/>
    <w:rsid w:val="00DD2467"/>
    <w:rsid w:val="00DD36D8"/>
    <w:rsid w:val="00DD39C0"/>
    <w:rsid w:val="00DD3B32"/>
    <w:rsid w:val="00DD42AE"/>
    <w:rsid w:val="00DD4915"/>
    <w:rsid w:val="00DD4A25"/>
    <w:rsid w:val="00DD5203"/>
    <w:rsid w:val="00DD7ED8"/>
    <w:rsid w:val="00DE00E5"/>
    <w:rsid w:val="00DE0676"/>
    <w:rsid w:val="00DE0B85"/>
    <w:rsid w:val="00DE1CC0"/>
    <w:rsid w:val="00DE2C30"/>
    <w:rsid w:val="00DE2C54"/>
    <w:rsid w:val="00DE3D49"/>
    <w:rsid w:val="00DE7E86"/>
    <w:rsid w:val="00DF0712"/>
    <w:rsid w:val="00DF4F4B"/>
    <w:rsid w:val="00DF5658"/>
    <w:rsid w:val="00DF71FB"/>
    <w:rsid w:val="00E005B7"/>
    <w:rsid w:val="00E00A44"/>
    <w:rsid w:val="00E01FDD"/>
    <w:rsid w:val="00E020D8"/>
    <w:rsid w:val="00E03A34"/>
    <w:rsid w:val="00E04474"/>
    <w:rsid w:val="00E05005"/>
    <w:rsid w:val="00E06BC9"/>
    <w:rsid w:val="00E07DC2"/>
    <w:rsid w:val="00E1059C"/>
    <w:rsid w:val="00E10D8E"/>
    <w:rsid w:val="00E10E6D"/>
    <w:rsid w:val="00E111EC"/>
    <w:rsid w:val="00E12892"/>
    <w:rsid w:val="00E13348"/>
    <w:rsid w:val="00E145A1"/>
    <w:rsid w:val="00E14D7C"/>
    <w:rsid w:val="00E157EA"/>
    <w:rsid w:val="00E1778F"/>
    <w:rsid w:val="00E17B3C"/>
    <w:rsid w:val="00E17BA6"/>
    <w:rsid w:val="00E205D1"/>
    <w:rsid w:val="00E21210"/>
    <w:rsid w:val="00E2140C"/>
    <w:rsid w:val="00E23210"/>
    <w:rsid w:val="00E25534"/>
    <w:rsid w:val="00E257F6"/>
    <w:rsid w:val="00E25A7B"/>
    <w:rsid w:val="00E2692B"/>
    <w:rsid w:val="00E273A5"/>
    <w:rsid w:val="00E301CE"/>
    <w:rsid w:val="00E30D61"/>
    <w:rsid w:val="00E33277"/>
    <w:rsid w:val="00E33FD4"/>
    <w:rsid w:val="00E3415C"/>
    <w:rsid w:val="00E34F70"/>
    <w:rsid w:val="00E41162"/>
    <w:rsid w:val="00E41295"/>
    <w:rsid w:val="00E42028"/>
    <w:rsid w:val="00E42211"/>
    <w:rsid w:val="00E42D0B"/>
    <w:rsid w:val="00E43043"/>
    <w:rsid w:val="00E43ADC"/>
    <w:rsid w:val="00E43E73"/>
    <w:rsid w:val="00E44F65"/>
    <w:rsid w:val="00E45854"/>
    <w:rsid w:val="00E463CA"/>
    <w:rsid w:val="00E47008"/>
    <w:rsid w:val="00E50B23"/>
    <w:rsid w:val="00E512BC"/>
    <w:rsid w:val="00E545F2"/>
    <w:rsid w:val="00E54F6C"/>
    <w:rsid w:val="00E5523F"/>
    <w:rsid w:val="00E55A6A"/>
    <w:rsid w:val="00E578D3"/>
    <w:rsid w:val="00E5796E"/>
    <w:rsid w:val="00E6060C"/>
    <w:rsid w:val="00E6158C"/>
    <w:rsid w:val="00E629E8"/>
    <w:rsid w:val="00E62E71"/>
    <w:rsid w:val="00E63CC1"/>
    <w:rsid w:val="00E6400F"/>
    <w:rsid w:val="00E6738E"/>
    <w:rsid w:val="00E67A84"/>
    <w:rsid w:val="00E7093C"/>
    <w:rsid w:val="00E726BD"/>
    <w:rsid w:val="00E73601"/>
    <w:rsid w:val="00E73632"/>
    <w:rsid w:val="00E73BFC"/>
    <w:rsid w:val="00E73D64"/>
    <w:rsid w:val="00E74161"/>
    <w:rsid w:val="00E744AA"/>
    <w:rsid w:val="00E749F5"/>
    <w:rsid w:val="00E74F69"/>
    <w:rsid w:val="00E74FBA"/>
    <w:rsid w:val="00E750D7"/>
    <w:rsid w:val="00E75121"/>
    <w:rsid w:val="00E761C3"/>
    <w:rsid w:val="00E7665F"/>
    <w:rsid w:val="00E778C4"/>
    <w:rsid w:val="00E77DB4"/>
    <w:rsid w:val="00E77EBA"/>
    <w:rsid w:val="00E801DA"/>
    <w:rsid w:val="00E814C2"/>
    <w:rsid w:val="00E823FA"/>
    <w:rsid w:val="00E83074"/>
    <w:rsid w:val="00E8340C"/>
    <w:rsid w:val="00E84DC4"/>
    <w:rsid w:val="00E84F44"/>
    <w:rsid w:val="00E855B3"/>
    <w:rsid w:val="00E85B2A"/>
    <w:rsid w:val="00E85E88"/>
    <w:rsid w:val="00E86472"/>
    <w:rsid w:val="00E91669"/>
    <w:rsid w:val="00E91D5A"/>
    <w:rsid w:val="00E92432"/>
    <w:rsid w:val="00E9528B"/>
    <w:rsid w:val="00E9586C"/>
    <w:rsid w:val="00E9594C"/>
    <w:rsid w:val="00E95C16"/>
    <w:rsid w:val="00EA1F9F"/>
    <w:rsid w:val="00EA20B7"/>
    <w:rsid w:val="00EA24E3"/>
    <w:rsid w:val="00EA2595"/>
    <w:rsid w:val="00EA31CE"/>
    <w:rsid w:val="00EA4BB5"/>
    <w:rsid w:val="00EA568B"/>
    <w:rsid w:val="00EA612F"/>
    <w:rsid w:val="00EA6949"/>
    <w:rsid w:val="00EB1961"/>
    <w:rsid w:val="00EB2150"/>
    <w:rsid w:val="00EB23D1"/>
    <w:rsid w:val="00EB465B"/>
    <w:rsid w:val="00EB48FB"/>
    <w:rsid w:val="00EB6099"/>
    <w:rsid w:val="00EB6B86"/>
    <w:rsid w:val="00EC1F21"/>
    <w:rsid w:val="00EC277C"/>
    <w:rsid w:val="00EC2F68"/>
    <w:rsid w:val="00EC387C"/>
    <w:rsid w:val="00EC3E21"/>
    <w:rsid w:val="00EC57B5"/>
    <w:rsid w:val="00EC70B8"/>
    <w:rsid w:val="00ED10C0"/>
    <w:rsid w:val="00ED305E"/>
    <w:rsid w:val="00ED3224"/>
    <w:rsid w:val="00ED35D1"/>
    <w:rsid w:val="00ED37B0"/>
    <w:rsid w:val="00ED38F8"/>
    <w:rsid w:val="00ED5839"/>
    <w:rsid w:val="00ED697F"/>
    <w:rsid w:val="00ED73D3"/>
    <w:rsid w:val="00ED740E"/>
    <w:rsid w:val="00EE0101"/>
    <w:rsid w:val="00EE117E"/>
    <w:rsid w:val="00EE1B6A"/>
    <w:rsid w:val="00EE1BCF"/>
    <w:rsid w:val="00EE1C06"/>
    <w:rsid w:val="00EE1D7F"/>
    <w:rsid w:val="00EE2348"/>
    <w:rsid w:val="00EE2F2D"/>
    <w:rsid w:val="00EE35FF"/>
    <w:rsid w:val="00EE3864"/>
    <w:rsid w:val="00EE4C89"/>
    <w:rsid w:val="00EE66BF"/>
    <w:rsid w:val="00EE6EA3"/>
    <w:rsid w:val="00EF0632"/>
    <w:rsid w:val="00EF0F58"/>
    <w:rsid w:val="00EF1F80"/>
    <w:rsid w:val="00EF43A4"/>
    <w:rsid w:val="00EF51F3"/>
    <w:rsid w:val="00EF5598"/>
    <w:rsid w:val="00EF594B"/>
    <w:rsid w:val="00EF782D"/>
    <w:rsid w:val="00EF7C5C"/>
    <w:rsid w:val="00F01962"/>
    <w:rsid w:val="00F01EEE"/>
    <w:rsid w:val="00F03C55"/>
    <w:rsid w:val="00F04C8A"/>
    <w:rsid w:val="00F04EC2"/>
    <w:rsid w:val="00F05F00"/>
    <w:rsid w:val="00F078EE"/>
    <w:rsid w:val="00F111E0"/>
    <w:rsid w:val="00F117E6"/>
    <w:rsid w:val="00F11EC9"/>
    <w:rsid w:val="00F12303"/>
    <w:rsid w:val="00F132CF"/>
    <w:rsid w:val="00F13FB1"/>
    <w:rsid w:val="00F14132"/>
    <w:rsid w:val="00F14540"/>
    <w:rsid w:val="00F14BD2"/>
    <w:rsid w:val="00F152A9"/>
    <w:rsid w:val="00F16178"/>
    <w:rsid w:val="00F1679B"/>
    <w:rsid w:val="00F174A9"/>
    <w:rsid w:val="00F17E76"/>
    <w:rsid w:val="00F247A5"/>
    <w:rsid w:val="00F250F5"/>
    <w:rsid w:val="00F25770"/>
    <w:rsid w:val="00F257CA"/>
    <w:rsid w:val="00F25943"/>
    <w:rsid w:val="00F26E01"/>
    <w:rsid w:val="00F26EA2"/>
    <w:rsid w:val="00F30131"/>
    <w:rsid w:val="00F30848"/>
    <w:rsid w:val="00F3242C"/>
    <w:rsid w:val="00F32779"/>
    <w:rsid w:val="00F32A80"/>
    <w:rsid w:val="00F336EC"/>
    <w:rsid w:val="00F34462"/>
    <w:rsid w:val="00F34F70"/>
    <w:rsid w:val="00F35393"/>
    <w:rsid w:val="00F35CC6"/>
    <w:rsid w:val="00F36DEA"/>
    <w:rsid w:val="00F40EFA"/>
    <w:rsid w:val="00F41D1A"/>
    <w:rsid w:val="00F41DD8"/>
    <w:rsid w:val="00F432C0"/>
    <w:rsid w:val="00F43709"/>
    <w:rsid w:val="00F439BA"/>
    <w:rsid w:val="00F43E22"/>
    <w:rsid w:val="00F44F3B"/>
    <w:rsid w:val="00F46D6B"/>
    <w:rsid w:val="00F475C1"/>
    <w:rsid w:val="00F50283"/>
    <w:rsid w:val="00F505AB"/>
    <w:rsid w:val="00F5288E"/>
    <w:rsid w:val="00F54D86"/>
    <w:rsid w:val="00F55661"/>
    <w:rsid w:val="00F557B3"/>
    <w:rsid w:val="00F55ED2"/>
    <w:rsid w:val="00F578C8"/>
    <w:rsid w:val="00F57925"/>
    <w:rsid w:val="00F57F63"/>
    <w:rsid w:val="00F61AC9"/>
    <w:rsid w:val="00F62A4F"/>
    <w:rsid w:val="00F651C2"/>
    <w:rsid w:val="00F653D4"/>
    <w:rsid w:val="00F66761"/>
    <w:rsid w:val="00F67FA7"/>
    <w:rsid w:val="00F71FBB"/>
    <w:rsid w:val="00F730CE"/>
    <w:rsid w:val="00F735A6"/>
    <w:rsid w:val="00F73D66"/>
    <w:rsid w:val="00F75D00"/>
    <w:rsid w:val="00F76906"/>
    <w:rsid w:val="00F76CFE"/>
    <w:rsid w:val="00F771B5"/>
    <w:rsid w:val="00F77655"/>
    <w:rsid w:val="00F776A9"/>
    <w:rsid w:val="00F807BF"/>
    <w:rsid w:val="00F811DC"/>
    <w:rsid w:val="00F81280"/>
    <w:rsid w:val="00F81C30"/>
    <w:rsid w:val="00F8304B"/>
    <w:rsid w:val="00F8397F"/>
    <w:rsid w:val="00F85729"/>
    <w:rsid w:val="00F858DF"/>
    <w:rsid w:val="00F862EA"/>
    <w:rsid w:val="00F90220"/>
    <w:rsid w:val="00F920F9"/>
    <w:rsid w:val="00F937FE"/>
    <w:rsid w:val="00F93E84"/>
    <w:rsid w:val="00F94A1F"/>
    <w:rsid w:val="00F94C29"/>
    <w:rsid w:val="00F95111"/>
    <w:rsid w:val="00F957CA"/>
    <w:rsid w:val="00F960C8"/>
    <w:rsid w:val="00F96B93"/>
    <w:rsid w:val="00F979ED"/>
    <w:rsid w:val="00FA0186"/>
    <w:rsid w:val="00FA0283"/>
    <w:rsid w:val="00FA12D1"/>
    <w:rsid w:val="00FA1B8A"/>
    <w:rsid w:val="00FA288C"/>
    <w:rsid w:val="00FA2944"/>
    <w:rsid w:val="00FA2FB5"/>
    <w:rsid w:val="00FA2FF1"/>
    <w:rsid w:val="00FA334C"/>
    <w:rsid w:val="00FA38C3"/>
    <w:rsid w:val="00FA58BA"/>
    <w:rsid w:val="00FA6238"/>
    <w:rsid w:val="00FA65E8"/>
    <w:rsid w:val="00FA6A2D"/>
    <w:rsid w:val="00FA6DF9"/>
    <w:rsid w:val="00FA769F"/>
    <w:rsid w:val="00FB16D4"/>
    <w:rsid w:val="00FB1BCE"/>
    <w:rsid w:val="00FB23C9"/>
    <w:rsid w:val="00FB4051"/>
    <w:rsid w:val="00FB4D0D"/>
    <w:rsid w:val="00FB5A5B"/>
    <w:rsid w:val="00FB7578"/>
    <w:rsid w:val="00FC063C"/>
    <w:rsid w:val="00FC09FD"/>
    <w:rsid w:val="00FC0DAA"/>
    <w:rsid w:val="00FC0F9E"/>
    <w:rsid w:val="00FC134C"/>
    <w:rsid w:val="00FC1561"/>
    <w:rsid w:val="00FC1911"/>
    <w:rsid w:val="00FC2914"/>
    <w:rsid w:val="00FC2D12"/>
    <w:rsid w:val="00FC2DE5"/>
    <w:rsid w:val="00FC31F6"/>
    <w:rsid w:val="00FC3DF8"/>
    <w:rsid w:val="00FC6536"/>
    <w:rsid w:val="00FC66E7"/>
    <w:rsid w:val="00FC6BDC"/>
    <w:rsid w:val="00FC7431"/>
    <w:rsid w:val="00FC7CF7"/>
    <w:rsid w:val="00FD2B82"/>
    <w:rsid w:val="00FD3264"/>
    <w:rsid w:val="00FD7111"/>
    <w:rsid w:val="00FE1738"/>
    <w:rsid w:val="00FE3186"/>
    <w:rsid w:val="00FE43DC"/>
    <w:rsid w:val="00FF0386"/>
    <w:rsid w:val="00FF04C1"/>
    <w:rsid w:val="00FF1F59"/>
    <w:rsid w:val="00FF3528"/>
    <w:rsid w:val="00FF69B2"/>
    <w:rsid w:val="00FF736F"/>
    <w:rsid w:val="079E7E09"/>
    <w:rsid w:val="0EFC9672"/>
    <w:rsid w:val="14080E06"/>
    <w:rsid w:val="16F625FE"/>
    <w:rsid w:val="19D66BDD"/>
    <w:rsid w:val="1CB8636B"/>
    <w:rsid w:val="247361CF"/>
    <w:rsid w:val="265B61DB"/>
    <w:rsid w:val="2BFC7C3D"/>
    <w:rsid w:val="2F137065"/>
    <w:rsid w:val="2F510941"/>
    <w:rsid w:val="34640B54"/>
    <w:rsid w:val="39D24621"/>
    <w:rsid w:val="3EFF1D95"/>
    <w:rsid w:val="46C4509B"/>
    <w:rsid w:val="4B0439B2"/>
    <w:rsid w:val="4F86198F"/>
    <w:rsid w:val="540E49BC"/>
    <w:rsid w:val="5CA81151"/>
    <w:rsid w:val="5E473EB7"/>
    <w:rsid w:val="645C3E2F"/>
    <w:rsid w:val="66891285"/>
    <w:rsid w:val="69BF41C6"/>
    <w:rsid w:val="69F17233"/>
    <w:rsid w:val="6FBF0F94"/>
    <w:rsid w:val="7024391E"/>
    <w:rsid w:val="76455CD0"/>
    <w:rsid w:val="7EB03D0D"/>
    <w:rsid w:val="7F877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29D42E40"/>
  <w15:docId w15:val="{1AE65BF4-5F79-4096-8682-33591F19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qFormat/>
    <w:rsid w:val="000329A4"/>
    <w:pPr>
      <w:keepNext/>
      <w:numPr>
        <w:numId w:val="17"/>
      </w:numPr>
      <w:suppressAutoHyphens/>
      <w:spacing w:after="0" w:line="240" w:lineRule="auto"/>
      <w:jc w:val="center"/>
      <w:outlineLvl w:val="0"/>
    </w:pPr>
    <w:rPr>
      <w:rFonts w:ascii=".VnBook-AntiquaH" w:eastAsia="Times New Roman" w:hAnsi=".VnBook-AntiquaH"/>
      <w:b/>
      <w:bCs/>
      <w:sz w:val="28"/>
      <w:szCs w:val="24"/>
      <w:lang w:eastAsia="ar-SA"/>
    </w:rPr>
  </w:style>
  <w:style w:type="paragraph" w:styleId="Heading7">
    <w:name w:val="heading 7"/>
    <w:basedOn w:val="Normal"/>
    <w:next w:val="Normal"/>
    <w:link w:val="Heading7Char"/>
    <w:qFormat/>
    <w:rsid w:val="000329A4"/>
    <w:pPr>
      <w:keepNext/>
      <w:numPr>
        <w:ilvl w:val="6"/>
        <w:numId w:val="17"/>
      </w:numPr>
      <w:suppressAutoHyphens/>
      <w:spacing w:before="120" w:after="240" w:line="240" w:lineRule="auto"/>
      <w:ind w:left="0" w:firstLine="720"/>
      <w:jc w:val="center"/>
      <w:outlineLvl w:val="6"/>
    </w:pPr>
    <w:rPr>
      <w:rFonts w:eastAsia="Times New Roman"/>
      <w:b/>
      <w:sz w:val="34"/>
      <w:szCs w:val="24"/>
      <w:lang w:val="vi-VN"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spacing w:after="0" w:line="240" w:lineRule="auto"/>
    </w:pPr>
    <w:rPr>
      <w:rFonts w:ascii="Calibri" w:eastAsia="Calibri" w:hAnsi="Calibri"/>
      <w:sz w:val="20"/>
      <w:szCs w:val="20"/>
      <w:lang w:eastAsia="en-US"/>
    </w:rPr>
  </w:style>
  <w:style w:type="paragraph" w:styleId="BodyTextIndent2">
    <w:name w:val="Body Text Indent 2"/>
    <w:basedOn w:val="Normal"/>
    <w:link w:val="BodyTextIndent2Char"/>
    <w:qFormat/>
    <w:pPr>
      <w:spacing w:before="60" w:after="120" w:line="340" w:lineRule="exact"/>
      <w:ind w:firstLine="720"/>
      <w:jc w:val="both"/>
    </w:pPr>
    <w:rPr>
      <w:rFonts w:ascii=".VnTime" w:eastAsia="Times New Roman" w:hAnsi=".VnTime"/>
      <w:b/>
      <w:sz w:val="28"/>
      <w:szCs w:val="20"/>
    </w:rPr>
  </w:style>
  <w:style w:type="paragraph" w:styleId="BalloonText">
    <w:name w:val="Balloon Text"/>
    <w:basedOn w:val="Normal"/>
    <w:link w:val="BalloonTextChar"/>
    <w:uiPriority w:val="99"/>
    <w:unhideWhenUsed/>
    <w:qFormat/>
    <w:pPr>
      <w:spacing w:after="0" w:line="240" w:lineRule="auto"/>
    </w:pPr>
    <w:rPr>
      <w:rFonts w:ascii="Segoe UI" w:eastAsia="Calibri" w:hAnsi="Segoe UI" w:cs="Segoe UI"/>
      <w:sz w:val="18"/>
      <w:szCs w:val="18"/>
      <w:lang w:eastAsia="en-US"/>
    </w:rPr>
  </w:style>
  <w:style w:type="paragraph" w:styleId="Footer">
    <w:name w:val="footer"/>
    <w:basedOn w:val="Normal"/>
    <w:link w:val="FooterChar"/>
    <w:uiPriority w:val="99"/>
    <w:unhideWhenUsed/>
    <w:pPr>
      <w:tabs>
        <w:tab w:val="center" w:pos="4680"/>
        <w:tab w:val="right" w:pos="9360"/>
      </w:tabs>
      <w:spacing w:after="0" w:line="240" w:lineRule="auto"/>
    </w:pPr>
    <w:rPr>
      <w:rFonts w:ascii="Calibri" w:eastAsia="Calibri" w:hAnsi="Calibri"/>
      <w:lang w:eastAsia="en-US"/>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Calibri" w:eastAsia="Calibri" w:hAnsi="Calibri"/>
      <w:lang w:eastAsia="en-US"/>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u w:val="single"/>
    </w:rPr>
  </w:style>
  <w:style w:type="character" w:styleId="CommentReference">
    <w:name w:val="annotation reference"/>
    <w:basedOn w:val="DefaultParagraphFont"/>
    <w:uiPriority w:val="99"/>
    <w:unhideWhenUsed/>
    <w:rPr>
      <w:sz w:val="16"/>
      <w:szCs w:val="16"/>
    </w:rPr>
  </w:style>
  <w:style w:type="paragraph" w:customStyle="1" w:styleId="NoSpacing1">
    <w:name w:val="No Spacing1"/>
    <w:uiPriority w:val="1"/>
    <w:qFormat/>
    <w:pPr>
      <w:spacing w:after="0" w:line="240" w:lineRule="auto"/>
    </w:pPr>
    <w:rPr>
      <w:rFonts w:ascii="Calibri" w:eastAsia="Calibri" w:hAnsi="Calibri"/>
      <w:sz w:val="22"/>
      <w:szCs w:val="22"/>
    </w:rPr>
  </w:style>
  <w:style w:type="paragraph" w:customStyle="1" w:styleId="Revision1">
    <w:name w:val="Revision1"/>
    <w:hidden/>
    <w:uiPriority w:val="99"/>
    <w:semiHidden/>
    <w:qFormat/>
    <w:pPr>
      <w:spacing w:after="0" w:line="240" w:lineRule="auto"/>
    </w:pPr>
    <w:rPr>
      <w:rFonts w:ascii="Calibri" w:eastAsia="Calibri" w:hAnsi="Calibri"/>
      <w:sz w:val="22"/>
      <w:szCs w:val="22"/>
    </w:rPr>
  </w:style>
  <w:style w:type="paragraph" w:customStyle="1" w:styleId="ListParagraph1">
    <w:name w:val="List Paragraph1"/>
    <w:basedOn w:val="Normal"/>
    <w:uiPriority w:val="34"/>
    <w:qFormat/>
    <w:pPr>
      <w:ind w:left="720"/>
      <w:contextualSpacing/>
    </w:pPr>
  </w:style>
  <w:style w:type="paragraph" w:customStyle="1" w:styleId="Than">
    <w:name w:val="Than"/>
    <w:basedOn w:val="Normal"/>
    <w:uiPriority w:val="99"/>
    <w:qFormat/>
    <w:pPr>
      <w:spacing w:before="120" w:after="0" w:line="240" w:lineRule="auto"/>
      <w:ind w:firstLine="567"/>
      <w:jc w:val="both"/>
    </w:pPr>
    <w:rPr>
      <w:rFonts w:eastAsia="Times New Roman"/>
      <w:color w:val="666666"/>
      <w:sz w:val="24"/>
      <w:szCs w:val="24"/>
      <w:lang w:eastAsia="en-US"/>
    </w:rPr>
  </w:style>
  <w:style w:type="paragraph" w:customStyle="1" w:styleId="NoSpacing2">
    <w:name w:val="No Spacing2"/>
    <w:uiPriority w:val="1"/>
    <w:qFormat/>
    <w:pPr>
      <w:spacing w:after="0" w:line="240" w:lineRule="auto"/>
    </w:pPr>
    <w:rPr>
      <w:rFonts w:ascii="Calibri" w:eastAsia="Calibri" w:hAnsi="Calibri"/>
      <w:sz w:val="22"/>
      <w:szCs w:val="22"/>
    </w:rPr>
  </w:style>
  <w:style w:type="paragraph" w:customStyle="1" w:styleId="Revision2">
    <w:name w:val="Revision2"/>
    <w:hidden/>
    <w:uiPriority w:val="99"/>
    <w:semiHidden/>
    <w:pPr>
      <w:spacing w:after="0" w:line="240" w:lineRule="auto"/>
    </w:pPr>
    <w:rPr>
      <w:rFonts w:ascii="Calibri" w:eastAsia="Calibri" w:hAnsi="Calibri"/>
      <w:sz w:val="22"/>
      <w:szCs w:val="22"/>
    </w:rPr>
  </w:style>
  <w:style w:type="paragraph" w:customStyle="1" w:styleId="ListParagraph2">
    <w:name w:val="List Paragraph2"/>
    <w:basedOn w:val="Normal"/>
    <w:uiPriority w:val="34"/>
    <w:qFormat/>
    <w:pPr>
      <w:ind w:left="720"/>
      <w:contextualSpacing/>
    </w:pPr>
    <w:rPr>
      <w:rFonts w:ascii="Calibri" w:eastAsia="Calibri" w:hAnsi="Calibri"/>
    </w:rPr>
  </w:style>
  <w:style w:type="character" w:customStyle="1" w:styleId="HeaderChar">
    <w:name w:val="Header Char"/>
    <w:basedOn w:val="DefaultParagraphFont"/>
    <w:link w:val="Header"/>
    <w:uiPriority w:val="99"/>
    <w:qFormat/>
    <w:rPr>
      <w:rFonts w:ascii="Calibri" w:eastAsia="Calibri" w:hAnsi="Calibri"/>
      <w:sz w:val="22"/>
      <w:szCs w:val="22"/>
      <w:lang w:eastAsia="en-US"/>
    </w:rPr>
  </w:style>
  <w:style w:type="character" w:customStyle="1" w:styleId="FooterChar">
    <w:name w:val="Footer Char"/>
    <w:basedOn w:val="DefaultParagraphFont"/>
    <w:link w:val="Footer"/>
    <w:uiPriority w:val="99"/>
    <w:qFormat/>
    <w:rPr>
      <w:rFonts w:ascii="Calibri" w:eastAsia="Calibri" w:hAnsi="Calibri"/>
      <w:sz w:val="22"/>
      <w:szCs w:val="22"/>
      <w:lang w:eastAsia="en-US"/>
    </w:rPr>
  </w:style>
  <w:style w:type="character" w:customStyle="1" w:styleId="BalloonTextChar">
    <w:name w:val="Balloon Text Char"/>
    <w:basedOn w:val="DefaultParagraphFont"/>
    <w:link w:val="BalloonText"/>
    <w:uiPriority w:val="99"/>
    <w:qFormat/>
    <w:rPr>
      <w:rFonts w:ascii="Segoe UI" w:eastAsia="Calibri" w:hAnsi="Segoe UI" w:cs="Segoe UI"/>
      <w:sz w:val="18"/>
      <w:szCs w:val="18"/>
      <w:lang w:eastAsia="en-US"/>
    </w:rPr>
  </w:style>
  <w:style w:type="character" w:customStyle="1" w:styleId="CommentTextChar">
    <w:name w:val="Comment Text Char"/>
    <w:basedOn w:val="DefaultParagraphFont"/>
    <w:link w:val="CommentText"/>
    <w:uiPriority w:val="99"/>
    <w:qFormat/>
    <w:rPr>
      <w:rFonts w:ascii="Calibri" w:eastAsia="Calibri" w:hAnsi="Calibri"/>
    </w:rPr>
  </w:style>
  <w:style w:type="character" w:customStyle="1" w:styleId="CommentSubjectChar">
    <w:name w:val="Comment Subject Char"/>
    <w:basedOn w:val="CommentTextChar"/>
    <w:link w:val="CommentSubject"/>
    <w:uiPriority w:val="99"/>
    <w:qFormat/>
    <w:rPr>
      <w:rFonts w:ascii="Calibri" w:eastAsia="Calibri" w:hAnsi="Calibri"/>
      <w:b/>
      <w:bCs/>
      <w:lang w:eastAsia="en-US"/>
    </w:rPr>
  </w:style>
  <w:style w:type="character" w:customStyle="1" w:styleId="BodyTextIndent2Char">
    <w:name w:val="Body Text Indent 2 Char"/>
    <w:basedOn w:val="DefaultParagraphFont"/>
    <w:link w:val="BodyTextIndent2"/>
    <w:rPr>
      <w:rFonts w:ascii=".VnTime" w:eastAsia="Times New Roman" w:hAnsi=".VnTime"/>
      <w:b/>
      <w:sz w:val="28"/>
      <w:lang w:eastAsia="en-US"/>
    </w:rPr>
  </w:style>
  <w:style w:type="paragraph" w:styleId="Revision">
    <w:name w:val="Revision"/>
    <w:hidden/>
    <w:uiPriority w:val="99"/>
    <w:semiHidden/>
    <w:rsid w:val="00267EB7"/>
    <w:pPr>
      <w:spacing w:after="0" w:line="240" w:lineRule="auto"/>
    </w:pPr>
    <w:rPr>
      <w:sz w:val="22"/>
      <w:szCs w:val="22"/>
      <w:lang w:eastAsia="zh-CN"/>
    </w:rPr>
  </w:style>
  <w:style w:type="paragraph" w:styleId="ListParagraph">
    <w:name w:val="List Paragraph"/>
    <w:aliases w:val="bullet 1,Bullet L1,Colorful List - Accent 11,List Paragraph 1,List Paragraph11,bullet,My checklist,Bullet List,FooterText,numbered,Paragraphe de liste,VNA - List Paragraph,1.,lp1,lp11,Table Sequence,List A,lp11 Char,Thang2,abc,Norm,lp_,P1"/>
    <w:basedOn w:val="Normal"/>
    <w:link w:val="ListParagraphChar"/>
    <w:uiPriority w:val="34"/>
    <w:qFormat/>
    <w:rsid w:val="009A2DFD"/>
    <w:pPr>
      <w:widowControl w:val="0"/>
      <w:autoSpaceDE w:val="0"/>
      <w:autoSpaceDN w:val="0"/>
      <w:spacing w:before="210" w:after="0" w:line="240" w:lineRule="auto"/>
      <w:ind w:left="1020" w:hanging="361"/>
    </w:pPr>
    <w:rPr>
      <w:rFonts w:eastAsia="Times New Roman"/>
      <w:lang w:val="vi" w:eastAsia="en-US"/>
    </w:rPr>
  </w:style>
  <w:style w:type="character" w:customStyle="1" w:styleId="UnresolvedMention1">
    <w:name w:val="Unresolved Mention1"/>
    <w:basedOn w:val="DefaultParagraphFont"/>
    <w:uiPriority w:val="99"/>
    <w:semiHidden/>
    <w:unhideWhenUsed/>
    <w:rsid w:val="00EF51F3"/>
    <w:rPr>
      <w:color w:val="605E5C"/>
      <w:shd w:val="clear" w:color="auto" w:fill="E1DFDD"/>
    </w:rPr>
  </w:style>
  <w:style w:type="character" w:customStyle="1" w:styleId="ListParagraphChar">
    <w:name w:val="List Paragraph Char"/>
    <w:aliases w:val="bullet 1 Char,Bullet L1 Char,Colorful List - Accent 11 Char,List Paragraph 1 Char,List Paragraph11 Char,bullet Char,My checklist Char,Bullet List Char,FooterText Char,numbered Char,Paragraphe de liste Char,VNA - List Paragraph Char"/>
    <w:link w:val="ListParagraph"/>
    <w:uiPriority w:val="34"/>
    <w:qFormat/>
    <w:locked/>
    <w:rsid w:val="00E7093C"/>
    <w:rPr>
      <w:rFonts w:eastAsia="Times New Roman"/>
      <w:sz w:val="22"/>
      <w:szCs w:val="22"/>
      <w:lang w:val="vi"/>
    </w:rPr>
  </w:style>
  <w:style w:type="character" w:customStyle="1" w:styleId="Heading1Char">
    <w:name w:val="Heading 1 Char"/>
    <w:basedOn w:val="DefaultParagraphFont"/>
    <w:link w:val="Heading1"/>
    <w:rsid w:val="000329A4"/>
    <w:rPr>
      <w:rFonts w:ascii=".VnBook-AntiquaH" w:eastAsia="Times New Roman" w:hAnsi=".VnBook-AntiquaH"/>
      <w:b/>
      <w:bCs/>
      <w:sz w:val="28"/>
      <w:szCs w:val="24"/>
      <w:lang w:eastAsia="ar-SA"/>
    </w:rPr>
  </w:style>
  <w:style w:type="character" w:customStyle="1" w:styleId="Heading7Char">
    <w:name w:val="Heading 7 Char"/>
    <w:basedOn w:val="DefaultParagraphFont"/>
    <w:link w:val="Heading7"/>
    <w:rsid w:val="000329A4"/>
    <w:rPr>
      <w:rFonts w:eastAsia="Times New Roman"/>
      <w:b/>
      <w:sz w:val="34"/>
      <w:szCs w:val="24"/>
      <w:lang w:val="vi-VN" w:eastAsia="ar-SA"/>
    </w:rPr>
  </w:style>
  <w:style w:type="paragraph" w:customStyle="1" w:styleId="hh">
    <w:name w:val="hê hê"/>
    <w:basedOn w:val="Normal"/>
    <w:link w:val="hhChar"/>
    <w:qFormat/>
    <w:rsid w:val="000329A4"/>
    <w:pPr>
      <w:tabs>
        <w:tab w:val="left" w:pos="1170"/>
      </w:tabs>
      <w:ind w:left="720"/>
    </w:pPr>
    <w:rPr>
      <w:rFonts w:eastAsia="Times New Roman"/>
      <w:sz w:val="26"/>
      <w:szCs w:val="26"/>
      <w:lang w:eastAsia="en-US"/>
    </w:rPr>
  </w:style>
  <w:style w:type="character" w:customStyle="1" w:styleId="hhChar">
    <w:name w:val="hê hê Char"/>
    <w:link w:val="hh"/>
    <w:rsid w:val="000329A4"/>
    <w:rPr>
      <w:rFonts w:eastAsia="Times New Roman"/>
      <w:sz w:val="26"/>
      <w:szCs w:val="26"/>
    </w:rPr>
  </w:style>
  <w:style w:type="paragraph" w:styleId="BodyText">
    <w:name w:val="Body Text"/>
    <w:basedOn w:val="Normal"/>
    <w:link w:val="BodyTextChar"/>
    <w:unhideWhenUsed/>
    <w:rsid w:val="007E1074"/>
    <w:pPr>
      <w:spacing w:after="120"/>
    </w:pPr>
  </w:style>
  <w:style w:type="character" w:customStyle="1" w:styleId="BodyTextChar">
    <w:name w:val="Body Text Char"/>
    <w:basedOn w:val="DefaultParagraphFont"/>
    <w:link w:val="BodyText"/>
    <w:rsid w:val="007E1074"/>
    <w:rPr>
      <w:sz w:val="22"/>
      <w:szCs w:val="22"/>
      <w:lang w:eastAsia="zh-CN"/>
    </w:rPr>
  </w:style>
  <w:style w:type="character" w:customStyle="1" w:styleId="UnresolvedMention2">
    <w:name w:val="Unresolved Mention2"/>
    <w:basedOn w:val="DefaultParagraphFont"/>
    <w:uiPriority w:val="99"/>
    <w:semiHidden/>
    <w:unhideWhenUsed/>
    <w:rsid w:val="00C82FCF"/>
    <w:rPr>
      <w:color w:val="605E5C"/>
      <w:shd w:val="clear" w:color="auto" w:fill="E1DFDD"/>
    </w:rPr>
  </w:style>
  <w:style w:type="character" w:styleId="FollowedHyperlink">
    <w:name w:val="FollowedHyperlink"/>
    <w:basedOn w:val="DefaultParagraphFont"/>
    <w:semiHidden/>
    <w:unhideWhenUsed/>
    <w:rsid w:val="00A65B84"/>
    <w:rPr>
      <w:color w:val="800080" w:themeColor="followedHyperlink"/>
      <w:u w:val="single"/>
    </w:rPr>
  </w:style>
  <w:style w:type="character" w:styleId="UnresolvedMention">
    <w:name w:val="Unresolved Mention"/>
    <w:basedOn w:val="DefaultParagraphFont"/>
    <w:uiPriority w:val="99"/>
    <w:semiHidden/>
    <w:unhideWhenUsed/>
    <w:rsid w:val="00A65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549">
      <w:bodyDiv w:val="1"/>
      <w:marLeft w:val="0"/>
      <w:marRight w:val="0"/>
      <w:marTop w:val="0"/>
      <w:marBottom w:val="0"/>
      <w:divBdr>
        <w:top w:val="none" w:sz="0" w:space="0" w:color="auto"/>
        <w:left w:val="none" w:sz="0" w:space="0" w:color="auto"/>
        <w:bottom w:val="none" w:sz="0" w:space="0" w:color="auto"/>
        <w:right w:val="none" w:sz="0" w:space="0" w:color="auto"/>
      </w:divBdr>
    </w:div>
    <w:div w:id="117073517">
      <w:bodyDiv w:val="1"/>
      <w:marLeft w:val="0"/>
      <w:marRight w:val="0"/>
      <w:marTop w:val="0"/>
      <w:marBottom w:val="0"/>
      <w:divBdr>
        <w:top w:val="none" w:sz="0" w:space="0" w:color="auto"/>
        <w:left w:val="none" w:sz="0" w:space="0" w:color="auto"/>
        <w:bottom w:val="none" w:sz="0" w:space="0" w:color="auto"/>
        <w:right w:val="none" w:sz="0" w:space="0" w:color="auto"/>
      </w:divBdr>
    </w:div>
    <w:div w:id="178860800">
      <w:bodyDiv w:val="1"/>
      <w:marLeft w:val="0"/>
      <w:marRight w:val="0"/>
      <w:marTop w:val="0"/>
      <w:marBottom w:val="0"/>
      <w:divBdr>
        <w:top w:val="none" w:sz="0" w:space="0" w:color="auto"/>
        <w:left w:val="none" w:sz="0" w:space="0" w:color="auto"/>
        <w:bottom w:val="none" w:sz="0" w:space="0" w:color="auto"/>
        <w:right w:val="none" w:sz="0" w:space="0" w:color="auto"/>
      </w:divBdr>
    </w:div>
    <w:div w:id="665786816">
      <w:bodyDiv w:val="1"/>
      <w:marLeft w:val="0"/>
      <w:marRight w:val="0"/>
      <w:marTop w:val="0"/>
      <w:marBottom w:val="0"/>
      <w:divBdr>
        <w:top w:val="none" w:sz="0" w:space="0" w:color="auto"/>
        <w:left w:val="none" w:sz="0" w:space="0" w:color="auto"/>
        <w:bottom w:val="none" w:sz="0" w:space="0" w:color="auto"/>
        <w:right w:val="none" w:sz="0" w:space="0" w:color="auto"/>
      </w:divBdr>
    </w:div>
    <w:div w:id="873083904">
      <w:bodyDiv w:val="1"/>
      <w:marLeft w:val="0"/>
      <w:marRight w:val="0"/>
      <w:marTop w:val="0"/>
      <w:marBottom w:val="0"/>
      <w:divBdr>
        <w:top w:val="none" w:sz="0" w:space="0" w:color="auto"/>
        <w:left w:val="none" w:sz="0" w:space="0" w:color="auto"/>
        <w:bottom w:val="none" w:sz="0" w:space="0" w:color="auto"/>
        <w:right w:val="none" w:sz="0" w:space="0" w:color="auto"/>
      </w:divBdr>
    </w:div>
    <w:div w:id="943345444">
      <w:bodyDiv w:val="1"/>
      <w:marLeft w:val="0"/>
      <w:marRight w:val="0"/>
      <w:marTop w:val="0"/>
      <w:marBottom w:val="0"/>
      <w:divBdr>
        <w:top w:val="none" w:sz="0" w:space="0" w:color="auto"/>
        <w:left w:val="none" w:sz="0" w:space="0" w:color="auto"/>
        <w:bottom w:val="none" w:sz="0" w:space="0" w:color="auto"/>
        <w:right w:val="none" w:sz="0" w:space="0" w:color="auto"/>
      </w:divBdr>
    </w:div>
    <w:div w:id="1608611197">
      <w:bodyDiv w:val="1"/>
      <w:marLeft w:val="0"/>
      <w:marRight w:val="0"/>
      <w:marTop w:val="0"/>
      <w:marBottom w:val="0"/>
      <w:divBdr>
        <w:top w:val="none" w:sz="0" w:space="0" w:color="auto"/>
        <w:left w:val="none" w:sz="0" w:space="0" w:color="auto"/>
        <w:bottom w:val="none" w:sz="0" w:space="0" w:color="auto"/>
        <w:right w:val="none" w:sz="0" w:space="0" w:color="auto"/>
      </w:divBdr>
    </w:div>
    <w:div w:id="2145348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D413D71F-C9D6-4898-A4BA-5097D8C7DF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460cecfb-f0c6-4dd7-a5ec-66ef4d75ae63}" enabled="0" method="" siteId="{460cecfb-f0c6-4dd7-a5ec-66ef4d75ae63}" removed="1"/>
  <clbl:label id="{8bc01b57-838e-4194-982d-4c58278d0de3}" enabled="0" method="" siteId="{8bc01b57-838e-4194-982d-4c58278d0de3}"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5324</Words>
  <Characters>18318</Characters>
  <Application>Microsoft Office Word</Application>
  <DocSecurity>0</DocSecurity>
  <Lines>426</Lines>
  <Paragraphs>225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chung tran van</dc:creator>
  <cp:lastModifiedBy>Nguyen Van Hoa</cp:lastModifiedBy>
  <cp:revision>4</cp:revision>
  <cp:lastPrinted>2024-08-22T08:55:00Z</cp:lastPrinted>
  <dcterms:created xsi:type="dcterms:W3CDTF">2025-05-22T04:27:00Z</dcterms:created>
  <dcterms:modified xsi:type="dcterms:W3CDTF">2026-01-12T09:18:00Z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